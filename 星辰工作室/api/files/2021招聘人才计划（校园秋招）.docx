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黑体"/>
          <w:lang w:eastAsia="zh-CN"/>
        </w:rPr>
      </w:pPr>
      <w:r>
        <w:rPr>
          <w:rFonts w:hint="eastAsia" w:ascii="黑体" w:eastAsia="黑体"/>
          <w:b/>
          <w:sz w:val="32"/>
        </w:rPr>
        <w:t>中科院成都信息技术股份有限公司2021年招聘信息</w:t>
      </w:r>
      <w:r>
        <w:rPr>
          <w:rFonts w:hint="eastAsia" w:ascii="黑体" w:eastAsia="黑体"/>
          <w:b/>
          <w:sz w:val="32"/>
          <w:lang w:eastAsia="zh-CN"/>
        </w:rPr>
        <w:t>（</w:t>
      </w:r>
      <w:r>
        <w:rPr>
          <w:rFonts w:hint="eastAsia" w:ascii="黑体" w:eastAsia="黑体"/>
          <w:b/>
          <w:sz w:val="32"/>
          <w:lang w:val="en-US" w:eastAsia="zh-CN"/>
        </w:rPr>
        <w:t>秋季招聘</w:t>
      </w:r>
      <w:r>
        <w:rPr>
          <w:rFonts w:hint="eastAsia" w:ascii="黑体" w:eastAsia="黑体"/>
          <w:b/>
          <w:sz w:val="32"/>
          <w:lang w:eastAsia="zh-CN"/>
        </w:rPr>
        <w:t>）</w:t>
      </w:r>
    </w:p>
    <w:tbl>
      <w:tblPr>
        <w:tblStyle w:val="4"/>
        <w:tblW w:w="146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5"/>
        <w:gridCol w:w="862"/>
        <w:gridCol w:w="1838"/>
        <w:gridCol w:w="4362"/>
        <w:gridCol w:w="5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875"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招聘岗位</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人数</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学历要求</w:t>
            </w:r>
          </w:p>
        </w:tc>
        <w:tc>
          <w:tcPr>
            <w:tcW w:w="43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岗位描述</w:t>
            </w:r>
          </w:p>
        </w:tc>
        <w:tc>
          <w:tcPr>
            <w:tcW w:w="57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岗位要求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2" w:hRule="atLeast"/>
        </w:trPr>
        <w:tc>
          <w:tcPr>
            <w:tcW w:w="1875" w:type="dxa"/>
            <w:vAlign w:val="center"/>
          </w:tcPr>
          <w:p>
            <w:pPr>
              <w:widowControl w:val="0"/>
              <w:jc w:val="center"/>
              <w:rPr>
                <w:rFonts w:ascii="宋体" w:hAnsi="宋体" w:cstheme="minorEastAsia"/>
                <w:color w:val="FF0000"/>
                <w:sz w:val="21"/>
                <w:szCs w:val="21"/>
              </w:rPr>
            </w:pPr>
            <w:r>
              <w:rPr>
                <w:rFonts w:hint="eastAsia"/>
                <w:sz w:val="21"/>
                <w:szCs w:val="22"/>
              </w:rPr>
              <w:t>Java</w:t>
            </w:r>
            <w:r>
              <w:rPr>
                <w:rFonts w:hint="eastAsia"/>
                <w:sz w:val="21"/>
                <w:szCs w:val="22"/>
                <w:lang w:val="en-US" w:eastAsia="zh-CN"/>
              </w:rPr>
              <w:t>开发高级</w:t>
            </w:r>
            <w:r>
              <w:rPr>
                <w:rFonts w:hint="eastAsia"/>
                <w:sz w:val="21"/>
                <w:szCs w:val="22"/>
              </w:rPr>
              <w:t>工程师</w:t>
            </w:r>
          </w:p>
        </w:tc>
        <w:tc>
          <w:tcPr>
            <w:tcW w:w="862" w:type="dxa"/>
            <w:tcBorders/>
            <w:vAlign w:val="center"/>
          </w:tcPr>
          <w:p>
            <w:pPr>
              <w:widowControl w:val="0"/>
              <w:jc w:val="center"/>
              <w:rPr>
                <w:rFonts w:hint="eastAsia" w:eastAsia="宋体"/>
                <w:lang w:val="en-US" w:eastAsia="zh-CN"/>
              </w:rPr>
            </w:pPr>
            <w:r>
              <w:rPr>
                <w:rFonts w:hint="eastAsia"/>
                <w:lang w:val="en-US" w:eastAsia="zh-CN"/>
              </w:rPr>
              <w:t>2</w:t>
            </w:r>
          </w:p>
        </w:tc>
        <w:tc>
          <w:tcPr>
            <w:tcW w:w="1838" w:type="dxa"/>
            <w:vAlign w:val="center"/>
          </w:tcPr>
          <w:p>
            <w:pPr>
              <w:widowControl w:val="0"/>
              <w:jc w:val="center"/>
              <w:rPr>
                <w:rFonts w:ascii="宋体" w:hAnsi="宋体" w:cstheme="minorEastAsia"/>
                <w:sz w:val="21"/>
                <w:szCs w:val="21"/>
              </w:rPr>
            </w:pPr>
            <w:r>
              <w:rPr>
                <w:rFonts w:hint="eastAsia" w:ascii="宋体" w:hAnsi="宋体"/>
                <w:sz w:val="21"/>
                <w:szCs w:val="21"/>
              </w:rPr>
              <w:t>本科及以上</w:t>
            </w:r>
          </w:p>
        </w:tc>
        <w:tc>
          <w:tcPr>
            <w:tcW w:w="4362" w:type="dxa"/>
          </w:tcPr>
          <w:p>
            <w:pPr>
              <w:widowControl w:val="0"/>
              <w:numPr>
                <w:ilvl w:val="-1"/>
                <w:numId w:val="0"/>
              </w:numPr>
              <w:jc w:val="both"/>
              <w:rPr>
                <w:rFonts w:hint="eastAsia" w:ascii="宋体" w:hAnsi="宋体"/>
                <w:sz w:val="21"/>
                <w:szCs w:val="21"/>
                <w:lang w:eastAsia="zh-CN"/>
              </w:rPr>
            </w:pPr>
            <w:r>
              <w:rPr>
                <w:rFonts w:hint="eastAsia" w:ascii="宋体" w:hAnsi="宋体"/>
                <w:sz w:val="21"/>
                <w:szCs w:val="21"/>
                <w:lang w:val="en-US" w:eastAsia="zh-CN"/>
              </w:rPr>
              <w:t>1.</w:t>
            </w:r>
            <w:r>
              <w:rPr>
                <w:rFonts w:hint="eastAsia" w:ascii="宋体" w:hAnsi="宋体"/>
                <w:sz w:val="21"/>
                <w:szCs w:val="21"/>
              </w:rPr>
              <w:t>参与项目研发工作，完成分配的代码工作；配合项目经理、实施团队完成项目上线工作，及时反馈问题</w:t>
            </w:r>
            <w:r>
              <w:rPr>
                <w:rFonts w:hint="eastAsia" w:ascii="宋体" w:hAnsi="宋体"/>
                <w:sz w:val="21"/>
                <w:szCs w:val="21"/>
                <w:lang w:eastAsia="zh-CN"/>
              </w:rPr>
              <w:t>；</w:t>
            </w:r>
          </w:p>
          <w:p>
            <w:pPr>
              <w:widowControl w:val="0"/>
              <w:numPr>
                <w:ilvl w:val="-1"/>
                <w:numId w:val="0"/>
              </w:numPr>
              <w:jc w:val="both"/>
              <w:rPr>
                <w:rFonts w:ascii="宋体" w:hAnsi="宋体"/>
                <w:sz w:val="21"/>
                <w:szCs w:val="21"/>
              </w:rPr>
            </w:pPr>
            <w:r>
              <w:rPr>
                <w:rFonts w:hint="eastAsia" w:ascii="宋体" w:hAnsi="宋体"/>
                <w:sz w:val="21"/>
                <w:szCs w:val="21"/>
                <w:lang w:val="en-US" w:eastAsia="zh-CN"/>
              </w:rPr>
              <w:t>2.</w:t>
            </w:r>
            <w:r>
              <w:rPr>
                <w:rFonts w:hint="eastAsia" w:ascii="宋体" w:hAnsi="宋体"/>
                <w:sz w:val="21"/>
                <w:szCs w:val="21"/>
              </w:rPr>
              <w:t>及时上报和响应研发工作任务，确保任务进度；</w:t>
            </w:r>
          </w:p>
          <w:p>
            <w:pPr>
              <w:widowControl w:val="0"/>
              <w:numPr>
                <w:ilvl w:val="-1"/>
                <w:numId w:val="0"/>
              </w:numPr>
              <w:jc w:val="both"/>
              <w:rPr>
                <w:rFonts w:ascii="宋体" w:hAnsi="宋体"/>
                <w:sz w:val="21"/>
                <w:szCs w:val="21"/>
              </w:rPr>
            </w:pPr>
            <w:r>
              <w:rPr>
                <w:rFonts w:hint="eastAsia" w:ascii="宋体" w:hAnsi="宋体"/>
                <w:sz w:val="21"/>
                <w:szCs w:val="21"/>
                <w:lang w:val="en-US" w:eastAsia="zh-CN"/>
              </w:rPr>
              <w:t>3.</w:t>
            </w:r>
            <w:r>
              <w:rPr>
                <w:rFonts w:hint="eastAsia" w:ascii="宋体" w:hAnsi="宋体"/>
                <w:sz w:val="21"/>
                <w:szCs w:val="21"/>
              </w:rPr>
              <w:t>完成相关文档编制；</w:t>
            </w:r>
          </w:p>
          <w:p>
            <w:pPr>
              <w:widowControl w:val="0"/>
              <w:numPr>
                <w:ilvl w:val="-1"/>
                <w:numId w:val="0"/>
              </w:numPr>
              <w:jc w:val="both"/>
              <w:rPr>
                <w:rFonts w:hint="eastAsia" w:ascii="宋体" w:hAnsi="宋体" w:eastAsia="宋体"/>
                <w:sz w:val="21"/>
                <w:szCs w:val="21"/>
                <w:lang w:eastAsia="zh-CN"/>
              </w:rPr>
            </w:pPr>
            <w:r>
              <w:rPr>
                <w:rFonts w:hint="eastAsia" w:ascii="宋体" w:hAnsi="宋体"/>
                <w:sz w:val="21"/>
                <w:szCs w:val="21"/>
                <w:lang w:val="en-US" w:eastAsia="zh-CN"/>
              </w:rPr>
              <w:t>4.参与后端框架的优化与开发库的维护</w:t>
            </w:r>
            <w:r>
              <w:rPr>
                <w:rFonts w:hint="eastAsia" w:ascii="宋体" w:hAnsi="宋体"/>
                <w:sz w:val="21"/>
                <w:szCs w:val="21"/>
              </w:rPr>
              <w:t>等</w:t>
            </w:r>
            <w:r>
              <w:rPr>
                <w:rFonts w:hint="eastAsia" w:ascii="宋体" w:hAnsi="宋体"/>
                <w:sz w:val="21"/>
                <w:szCs w:val="21"/>
                <w:lang w:eastAsia="zh-CN"/>
              </w:rPr>
              <w:t>。</w:t>
            </w:r>
          </w:p>
        </w:tc>
        <w:tc>
          <w:tcPr>
            <w:tcW w:w="5738" w:type="dxa"/>
          </w:tcPr>
          <w:p>
            <w:pPr>
              <w:widowControl w:val="0"/>
              <w:jc w:val="both"/>
              <w:rPr>
                <w:rFonts w:ascii="宋体" w:hAnsi="宋体"/>
                <w:sz w:val="21"/>
                <w:szCs w:val="21"/>
              </w:rPr>
            </w:pPr>
            <w:r>
              <w:rPr>
                <w:rFonts w:hint="eastAsia" w:ascii="宋体" w:hAnsi="宋体"/>
                <w:sz w:val="21"/>
                <w:szCs w:val="21"/>
              </w:rPr>
              <w:t>1.计算机相关专业；</w:t>
            </w:r>
          </w:p>
          <w:p>
            <w:pPr>
              <w:widowControl w:val="0"/>
              <w:jc w:val="both"/>
              <w:rPr>
                <w:rFonts w:ascii="宋体" w:hAnsi="宋体"/>
                <w:sz w:val="21"/>
                <w:szCs w:val="21"/>
              </w:rPr>
            </w:pPr>
            <w:r>
              <w:rPr>
                <w:rFonts w:hint="eastAsia" w:ascii="宋体" w:hAnsi="宋体"/>
                <w:sz w:val="21"/>
                <w:szCs w:val="21"/>
              </w:rPr>
              <w:t>2.熟悉</w:t>
            </w:r>
            <w:r>
              <w:rPr>
                <w:rFonts w:hint="eastAsia" w:ascii="宋体" w:hAnsi="宋体"/>
                <w:szCs w:val="21"/>
              </w:rPr>
              <w:t>java、</w:t>
            </w:r>
            <w:r>
              <w:rPr>
                <w:rFonts w:ascii="Segoe UI" w:hAnsi="Segoe UI" w:cs="Segoe UI"/>
                <w:color w:val="000000"/>
                <w:spacing w:val="15"/>
                <w:szCs w:val="21"/>
                <w:shd w:val="clear" w:color="auto" w:fill="FFFFFF"/>
              </w:rPr>
              <w:t>springmvc</w:t>
            </w:r>
            <w:r>
              <w:rPr>
                <w:rFonts w:hint="eastAsia" w:ascii="Segoe UI" w:hAnsi="Segoe UI" w:cs="Segoe UI"/>
                <w:color w:val="000000"/>
                <w:spacing w:val="15"/>
                <w:szCs w:val="21"/>
                <w:shd w:val="clear" w:color="auto" w:fill="FFFFFF"/>
              </w:rPr>
              <w:t>、</w:t>
            </w:r>
            <w:r>
              <w:rPr>
                <w:rFonts w:hint="eastAsia" w:ascii="宋体" w:hAnsi="宋体"/>
                <w:szCs w:val="21"/>
              </w:rPr>
              <w:t>postgre sql、</w:t>
            </w:r>
            <w:r>
              <w:rPr>
                <w:rFonts w:ascii="Segoe UI" w:hAnsi="Segoe UI" w:cs="Segoe UI"/>
                <w:color w:val="000000"/>
                <w:spacing w:val="15"/>
                <w:szCs w:val="21"/>
                <w:shd w:val="clear" w:color="auto" w:fill="FFFFFF"/>
              </w:rPr>
              <w:t>eclipse</w:t>
            </w:r>
            <w:r>
              <w:rPr>
                <w:rFonts w:hint="eastAsia" w:ascii="Segoe UI" w:hAnsi="Segoe UI" w:cs="Segoe UI"/>
                <w:color w:val="000000"/>
                <w:spacing w:val="15"/>
                <w:szCs w:val="21"/>
                <w:shd w:val="clear" w:color="auto" w:fill="FFFFFF"/>
              </w:rPr>
              <w:t>、</w:t>
            </w:r>
            <w:r>
              <w:rPr>
                <w:rFonts w:ascii="Segoe UI" w:hAnsi="Segoe UI" w:cs="Segoe UI"/>
                <w:color w:val="000000"/>
                <w:spacing w:val="15"/>
                <w:szCs w:val="21"/>
                <w:shd w:val="clear" w:color="auto" w:fill="FFFFFF"/>
              </w:rPr>
              <w:t>tomcat</w:t>
            </w:r>
            <w:r>
              <w:rPr>
                <w:rFonts w:hint="eastAsia" w:ascii="Segoe UI" w:hAnsi="Segoe UI" w:cs="Segoe UI"/>
                <w:color w:val="000000"/>
                <w:spacing w:val="15"/>
                <w:szCs w:val="21"/>
                <w:shd w:val="clear" w:color="auto" w:fill="FFFFFF"/>
              </w:rPr>
              <w:t>等常用技术及工具</w:t>
            </w:r>
            <w:bookmarkStart w:id="0" w:name="_GoBack"/>
            <w:bookmarkEnd w:id="0"/>
            <w:r>
              <w:rPr>
                <w:rFonts w:hint="eastAsia" w:ascii="Segoe UI" w:hAnsi="Segoe UI" w:cs="Segoe UI"/>
                <w:color w:val="000000"/>
                <w:spacing w:val="15"/>
                <w:szCs w:val="21"/>
                <w:shd w:val="clear" w:color="auto" w:fill="FFFFFF"/>
              </w:rPr>
              <w:t>，</w:t>
            </w:r>
            <w:r>
              <w:rPr>
                <w:rFonts w:ascii="Segoe UI" w:hAnsi="Segoe UI" w:cs="Segoe UI"/>
                <w:color w:val="000000"/>
                <w:spacing w:val="15"/>
                <w:szCs w:val="21"/>
                <w:shd w:val="clear" w:color="auto" w:fill="FFFFFF"/>
              </w:rPr>
              <w:t>能够独立完成</w:t>
            </w:r>
            <w:r>
              <w:rPr>
                <w:rFonts w:hint="eastAsia" w:ascii="Segoe UI" w:hAnsi="Segoe UI" w:cs="Segoe UI"/>
                <w:color w:val="000000"/>
                <w:spacing w:val="15"/>
                <w:szCs w:val="21"/>
                <w:shd w:val="clear" w:color="auto" w:fill="FFFFFF"/>
              </w:rPr>
              <w:t>编码工作</w:t>
            </w:r>
            <w:r>
              <w:rPr>
                <w:rFonts w:hint="eastAsia" w:ascii="宋体" w:hAnsi="宋体"/>
                <w:sz w:val="21"/>
                <w:szCs w:val="21"/>
              </w:rPr>
              <w:t>；</w:t>
            </w:r>
          </w:p>
          <w:p>
            <w:pPr>
              <w:widowControl w:val="0"/>
              <w:numPr>
                <w:ilvl w:val="-1"/>
                <w:numId w:val="0"/>
              </w:numPr>
              <w:jc w:val="both"/>
              <w:rPr>
                <w:rFonts w:hint="eastAsia" w:ascii="宋体" w:hAnsi="宋体"/>
                <w:sz w:val="21"/>
                <w:szCs w:val="21"/>
              </w:rPr>
            </w:pPr>
            <w:r>
              <w:rPr>
                <w:rFonts w:hint="eastAsia" w:ascii="宋体" w:hAnsi="宋体"/>
                <w:sz w:val="21"/>
                <w:szCs w:val="21"/>
                <w:lang w:val="en-US" w:eastAsia="zh-CN"/>
              </w:rPr>
              <w:t>3.</w:t>
            </w:r>
            <w:r>
              <w:rPr>
                <w:rFonts w:hint="eastAsia" w:ascii="宋体" w:hAnsi="宋体"/>
                <w:sz w:val="21"/>
                <w:szCs w:val="21"/>
              </w:rPr>
              <w:t>具备扎实的软件开发基础能力；</w:t>
            </w:r>
          </w:p>
          <w:p>
            <w:pPr>
              <w:widowControl w:val="0"/>
              <w:numPr>
                <w:ilvl w:val="-1"/>
                <w:numId w:val="0"/>
              </w:numPr>
              <w:jc w:val="both"/>
              <w:rPr>
                <w:rFonts w:ascii="宋体" w:hAnsi="宋体"/>
                <w:sz w:val="21"/>
                <w:szCs w:val="21"/>
              </w:rPr>
            </w:pPr>
            <w:r>
              <w:rPr>
                <w:rFonts w:hint="eastAsia" w:ascii="宋体" w:hAnsi="宋体"/>
                <w:sz w:val="21"/>
                <w:szCs w:val="21"/>
                <w:lang w:val="en-US" w:eastAsia="zh-CN"/>
              </w:rPr>
              <w:t>4.</w:t>
            </w:r>
            <w:r>
              <w:rPr>
                <w:rFonts w:hint="eastAsia" w:ascii="宋体" w:hAnsi="宋体"/>
                <w:sz w:val="21"/>
                <w:szCs w:val="21"/>
              </w:rPr>
              <w:t>具有良好的自我学习能力，应用能力；</w:t>
            </w:r>
            <w:r>
              <w:rPr>
                <w:rFonts w:ascii="宋体" w:hAnsi="宋体"/>
                <w:sz w:val="21"/>
                <w:szCs w:val="21"/>
              </w:rPr>
              <w:t xml:space="preserve"> </w:t>
            </w:r>
          </w:p>
          <w:p>
            <w:pPr>
              <w:widowControl w:val="0"/>
              <w:jc w:val="both"/>
              <w:rPr>
                <w:rFonts w:hint="eastAsia" w:ascii="宋体" w:hAnsi="宋体"/>
                <w:sz w:val="21"/>
                <w:szCs w:val="21"/>
              </w:rPr>
            </w:pPr>
            <w:r>
              <w:rPr>
                <w:rFonts w:hint="eastAsia" w:ascii="宋体" w:hAnsi="宋体"/>
                <w:sz w:val="21"/>
                <w:szCs w:val="21"/>
              </w:rPr>
              <w:t>5.具备良好的沟通能力；</w:t>
            </w:r>
          </w:p>
          <w:p>
            <w:pPr>
              <w:widowControl w:val="0"/>
              <w:jc w:val="both"/>
              <w:rPr>
                <w:rFonts w:ascii="宋体" w:hAnsi="宋体"/>
                <w:sz w:val="21"/>
                <w:szCs w:val="21"/>
              </w:rPr>
            </w:pPr>
            <w:r>
              <w:rPr>
                <w:rFonts w:hint="eastAsia" w:ascii="宋体" w:hAnsi="宋体"/>
                <w:sz w:val="21"/>
                <w:szCs w:val="21"/>
              </w:rPr>
              <w:t>6.身体健康，抗压能力强。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trPr>
        <w:tc>
          <w:tcPr>
            <w:tcW w:w="1875" w:type="dxa"/>
            <w:vAlign w:val="center"/>
          </w:tcPr>
          <w:p>
            <w:pPr>
              <w:widowControl w:val="0"/>
              <w:jc w:val="center"/>
              <w:rPr>
                <w:rFonts w:hint="eastAsia" w:eastAsia="宋体"/>
                <w:sz w:val="21"/>
                <w:szCs w:val="22"/>
                <w:lang w:eastAsia="zh-CN"/>
              </w:rPr>
            </w:pPr>
            <w:r>
              <w:rPr>
                <w:rFonts w:hint="eastAsia"/>
                <w:sz w:val="21"/>
                <w:szCs w:val="22"/>
              </w:rPr>
              <w:t>Java</w:t>
            </w:r>
            <w:r>
              <w:rPr>
                <w:rFonts w:hint="eastAsia"/>
                <w:sz w:val="21"/>
                <w:szCs w:val="22"/>
                <w:lang w:val="en-US" w:eastAsia="zh-CN"/>
              </w:rPr>
              <w:t>开发初级</w:t>
            </w:r>
            <w:r>
              <w:rPr>
                <w:rFonts w:hint="eastAsia"/>
                <w:sz w:val="21"/>
                <w:szCs w:val="22"/>
              </w:rPr>
              <w:t>工程师</w:t>
            </w:r>
          </w:p>
        </w:tc>
        <w:tc>
          <w:tcPr>
            <w:tcW w:w="862" w:type="dxa"/>
            <w:tcBorders/>
            <w:vAlign w:val="center"/>
          </w:tcPr>
          <w:p>
            <w:pPr>
              <w:widowControl w:val="0"/>
              <w:jc w:val="center"/>
              <w:rPr>
                <w:rFonts w:hint="eastAsia" w:eastAsia="宋体"/>
                <w:sz w:val="21"/>
                <w:szCs w:val="22"/>
                <w:lang w:val="en-US" w:eastAsia="zh-CN"/>
              </w:rPr>
            </w:pPr>
            <w:r>
              <w:rPr>
                <w:rFonts w:hint="eastAsia"/>
                <w:sz w:val="21"/>
                <w:szCs w:val="22"/>
                <w:lang w:val="en-US" w:eastAsia="zh-CN"/>
              </w:rPr>
              <w:t>3</w:t>
            </w:r>
          </w:p>
        </w:tc>
        <w:tc>
          <w:tcPr>
            <w:tcW w:w="1838" w:type="dxa"/>
            <w:vAlign w:val="center"/>
          </w:tcPr>
          <w:p>
            <w:pPr>
              <w:widowControl w:val="0"/>
              <w:jc w:val="center"/>
              <w:rPr>
                <w:rFonts w:hint="eastAsia" w:ascii="宋体" w:hAnsi="宋体"/>
                <w:sz w:val="21"/>
                <w:szCs w:val="21"/>
              </w:rPr>
            </w:pPr>
            <w:r>
              <w:rPr>
                <w:rFonts w:hint="eastAsia" w:ascii="宋体" w:hAnsi="宋体"/>
                <w:sz w:val="21"/>
                <w:szCs w:val="21"/>
              </w:rPr>
              <w:t>本科及以上</w:t>
            </w:r>
          </w:p>
        </w:tc>
        <w:tc>
          <w:tcPr>
            <w:tcW w:w="4362" w:type="dxa"/>
          </w:tcPr>
          <w:p>
            <w:pPr>
              <w:widowControl w:val="0"/>
              <w:numPr>
                <w:ilvl w:val="0"/>
                <w:numId w:val="0"/>
              </w:numPr>
              <w:jc w:val="both"/>
              <w:rPr>
                <w:rFonts w:hint="eastAsia" w:ascii="宋体" w:hAnsi="宋体"/>
                <w:sz w:val="21"/>
                <w:szCs w:val="21"/>
                <w:lang w:val="en-US" w:eastAsia="zh-CN"/>
              </w:rPr>
            </w:pPr>
            <w:r>
              <w:rPr>
                <w:rFonts w:hint="eastAsia" w:ascii="宋体" w:hAnsi="宋体"/>
                <w:sz w:val="21"/>
                <w:szCs w:val="21"/>
                <w:lang w:val="en-US" w:eastAsia="zh-CN"/>
              </w:rPr>
              <w:t>1.参与项目研发工作，完成分配的编码工作，按时填报工作进度，完成相关文档编制等；</w:t>
            </w:r>
          </w:p>
          <w:p>
            <w:pPr>
              <w:widowControl w:val="0"/>
              <w:numPr>
                <w:ilvl w:val="0"/>
                <w:numId w:val="0"/>
              </w:numPr>
              <w:jc w:val="both"/>
              <w:rPr>
                <w:rFonts w:hint="default" w:ascii="宋体" w:hAnsi="宋体"/>
                <w:sz w:val="21"/>
                <w:szCs w:val="21"/>
                <w:lang w:val="en-US" w:eastAsia="zh-CN"/>
              </w:rPr>
            </w:pPr>
            <w:r>
              <w:rPr>
                <w:rFonts w:hint="eastAsia" w:ascii="宋体" w:hAnsi="宋体"/>
                <w:sz w:val="21"/>
                <w:szCs w:val="21"/>
                <w:lang w:val="en-US" w:eastAsia="zh-CN"/>
              </w:rPr>
              <w:t>2.完成分配的项目研发任务，充分测试后提交至git工具。</w:t>
            </w:r>
          </w:p>
        </w:tc>
        <w:tc>
          <w:tcPr>
            <w:tcW w:w="5738" w:type="dxa"/>
          </w:tcPr>
          <w:p>
            <w:pPr>
              <w:widowControl w:val="0"/>
              <w:jc w:val="both"/>
              <w:rPr>
                <w:rFonts w:hint="eastAsia" w:ascii="宋体" w:hAnsi="宋体"/>
                <w:sz w:val="21"/>
                <w:szCs w:val="21"/>
                <w:lang w:val="en-US" w:eastAsia="zh-CN"/>
              </w:rPr>
            </w:pPr>
            <w:r>
              <w:rPr>
                <w:rFonts w:hint="eastAsia" w:ascii="宋体" w:hAnsi="宋体"/>
                <w:sz w:val="21"/>
                <w:szCs w:val="21"/>
                <w:lang w:val="en-US" w:eastAsia="zh-CN"/>
              </w:rPr>
              <w:t>1.计算机相关专业；</w:t>
            </w:r>
          </w:p>
          <w:p>
            <w:pPr>
              <w:widowControl w:val="0"/>
              <w:jc w:val="both"/>
              <w:rPr>
                <w:rFonts w:hint="eastAsia" w:ascii="宋体" w:hAnsi="宋体"/>
                <w:sz w:val="21"/>
                <w:szCs w:val="21"/>
                <w:lang w:val="en-US" w:eastAsia="zh-CN"/>
              </w:rPr>
            </w:pPr>
            <w:r>
              <w:rPr>
                <w:rFonts w:hint="eastAsia" w:ascii="宋体" w:hAnsi="宋体"/>
                <w:sz w:val="21"/>
                <w:szCs w:val="21"/>
                <w:lang w:val="en-US" w:eastAsia="zh-CN"/>
              </w:rPr>
              <w:t>2.熟悉java、springmvc、postgre sql、eclipse、tomcat等常用技术及工具，能够独立完成编码工作；</w:t>
            </w:r>
          </w:p>
          <w:p>
            <w:pPr>
              <w:widowControl w:val="0"/>
              <w:jc w:val="both"/>
              <w:rPr>
                <w:rFonts w:hint="default" w:ascii="宋体" w:hAnsi="宋体"/>
                <w:sz w:val="21"/>
                <w:szCs w:val="21"/>
                <w:lang w:val="en-US" w:eastAsia="zh-CN"/>
              </w:rPr>
            </w:pPr>
            <w:r>
              <w:rPr>
                <w:rFonts w:hint="eastAsia" w:ascii="宋体" w:hAnsi="宋体"/>
                <w:sz w:val="21"/>
                <w:szCs w:val="21"/>
                <w:lang w:val="en-US" w:eastAsia="zh-CN"/>
              </w:rPr>
              <w:t>3.具有良好的自我学习能力，良好的沟通能力能力，具备扎实的软件开发基础能力。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75" w:type="dxa"/>
            <w:vAlign w:val="center"/>
          </w:tcPr>
          <w:p>
            <w:pPr>
              <w:widowControl w:val="0"/>
              <w:jc w:val="center"/>
              <w:rPr>
                <w:rFonts w:hint="eastAsia"/>
                <w:sz w:val="21"/>
                <w:szCs w:val="22"/>
              </w:rPr>
            </w:pPr>
            <w:r>
              <w:rPr>
                <w:rFonts w:hint="eastAsia"/>
                <w:sz w:val="21"/>
                <w:szCs w:val="22"/>
              </w:rPr>
              <w:t>Java开发工程师</w:t>
            </w:r>
          </w:p>
          <w:p>
            <w:pPr>
              <w:widowControl w:val="0"/>
              <w:jc w:val="center"/>
              <w:rPr>
                <w:rFonts w:ascii="宋体" w:hAnsi="宋体" w:cstheme="minorEastAsia"/>
                <w:color w:val="FF0000"/>
                <w:sz w:val="21"/>
                <w:szCs w:val="21"/>
              </w:rPr>
            </w:pPr>
            <w:r>
              <w:rPr>
                <w:rFonts w:hint="eastAsia"/>
                <w:sz w:val="21"/>
                <w:szCs w:val="22"/>
              </w:rPr>
              <w:t>（北京）</w:t>
            </w:r>
          </w:p>
        </w:tc>
        <w:tc>
          <w:tcPr>
            <w:tcW w:w="862" w:type="dxa"/>
            <w:vAlign w:val="center"/>
          </w:tcPr>
          <w:p>
            <w:pPr>
              <w:widowControl w:val="0"/>
              <w:jc w:val="center"/>
              <w:rPr>
                <w:rFonts w:ascii="宋体" w:hAnsi="宋体" w:cstheme="minorEastAsia"/>
                <w:color w:val="FF0000"/>
                <w:sz w:val="21"/>
                <w:szCs w:val="21"/>
              </w:rPr>
            </w:pPr>
            <w:r>
              <w:rPr>
                <w:rFonts w:hint="eastAsia"/>
                <w:sz w:val="21"/>
                <w:szCs w:val="22"/>
              </w:rPr>
              <w:t>2</w:t>
            </w:r>
          </w:p>
        </w:tc>
        <w:tc>
          <w:tcPr>
            <w:tcW w:w="1838" w:type="dxa"/>
            <w:vAlign w:val="center"/>
          </w:tcPr>
          <w:p>
            <w:pPr>
              <w:widowControl w:val="0"/>
              <w:jc w:val="center"/>
              <w:rPr>
                <w:rFonts w:ascii="宋体" w:hAnsi="宋体"/>
                <w:sz w:val="21"/>
                <w:szCs w:val="21"/>
              </w:rPr>
            </w:pPr>
            <w:r>
              <w:rPr>
                <w:rFonts w:hint="eastAsia" w:ascii="宋体" w:hAnsi="宋体"/>
                <w:sz w:val="21"/>
                <w:szCs w:val="21"/>
              </w:rPr>
              <w:t>本科及以上</w:t>
            </w:r>
          </w:p>
        </w:tc>
        <w:tc>
          <w:tcPr>
            <w:tcW w:w="4362" w:type="dxa"/>
          </w:tcPr>
          <w:p>
            <w:pPr>
              <w:widowControl w:val="0"/>
              <w:numPr>
                <w:ilvl w:val="0"/>
                <w:numId w:val="0"/>
              </w:numPr>
              <w:jc w:val="both"/>
              <w:rPr>
                <w:rFonts w:hint="eastAsia" w:ascii="宋体" w:hAnsi="宋体"/>
                <w:sz w:val="21"/>
                <w:szCs w:val="21"/>
              </w:rPr>
            </w:pPr>
            <w:r>
              <w:rPr>
                <w:rFonts w:hint="eastAsia" w:ascii="宋体" w:hAnsi="宋体"/>
                <w:sz w:val="21"/>
                <w:szCs w:val="21"/>
                <w:lang w:val="en-US" w:eastAsia="zh-CN"/>
              </w:rPr>
              <w:t>1.</w:t>
            </w:r>
            <w:r>
              <w:rPr>
                <w:rFonts w:hint="eastAsia" w:ascii="宋体" w:hAnsi="宋体"/>
                <w:sz w:val="21"/>
                <w:szCs w:val="21"/>
              </w:rPr>
              <w:t>参与系统的技术方案设计；</w:t>
            </w:r>
          </w:p>
          <w:p>
            <w:pPr>
              <w:widowControl w:val="0"/>
              <w:numPr>
                <w:ilvl w:val="0"/>
                <w:numId w:val="0"/>
              </w:numPr>
              <w:jc w:val="both"/>
              <w:rPr>
                <w:rFonts w:hint="eastAsia" w:ascii="宋体" w:hAnsi="宋体"/>
                <w:sz w:val="21"/>
                <w:szCs w:val="21"/>
              </w:rPr>
            </w:pPr>
            <w:r>
              <w:rPr>
                <w:rFonts w:hint="eastAsia" w:ascii="宋体" w:hAnsi="宋体"/>
                <w:sz w:val="21"/>
                <w:szCs w:val="21"/>
                <w:lang w:val="en-US" w:eastAsia="zh-CN"/>
              </w:rPr>
              <w:t>2.</w:t>
            </w:r>
            <w:r>
              <w:rPr>
                <w:rFonts w:hint="eastAsia" w:ascii="宋体" w:hAnsi="宋体"/>
                <w:sz w:val="21"/>
                <w:szCs w:val="21"/>
              </w:rPr>
              <w:t>独立完成后端代码开发和系统调优；</w:t>
            </w:r>
          </w:p>
          <w:p>
            <w:pPr>
              <w:widowControl w:val="0"/>
              <w:numPr>
                <w:ilvl w:val="0"/>
                <w:numId w:val="0"/>
              </w:numPr>
              <w:jc w:val="both"/>
              <w:rPr>
                <w:rFonts w:ascii="宋体" w:hAnsi="宋体"/>
                <w:sz w:val="21"/>
                <w:szCs w:val="21"/>
              </w:rPr>
            </w:pPr>
            <w:r>
              <w:rPr>
                <w:rFonts w:hint="eastAsia" w:ascii="宋体" w:hAnsi="宋体"/>
                <w:sz w:val="21"/>
                <w:szCs w:val="21"/>
                <w:lang w:val="en-US" w:eastAsia="zh-CN"/>
              </w:rPr>
              <w:t>3.</w:t>
            </w:r>
            <w:r>
              <w:rPr>
                <w:rFonts w:hint="eastAsia" w:ascii="宋体" w:hAnsi="宋体"/>
                <w:sz w:val="21"/>
                <w:szCs w:val="21"/>
              </w:rPr>
              <w:t>支持产品组、项目组的技术工作。</w:t>
            </w:r>
          </w:p>
        </w:tc>
        <w:tc>
          <w:tcPr>
            <w:tcW w:w="5738" w:type="dxa"/>
          </w:tcPr>
          <w:p>
            <w:pPr>
              <w:widowControl w:val="0"/>
              <w:jc w:val="both"/>
              <w:rPr>
                <w:rFonts w:ascii="宋体" w:hAnsi="宋体"/>
                <w:sz w:val="21"/>
                <w:szCs w:val="21"/>
              </w:rPr>
            </w:pPr>
            <w:r>
              <w:rPr>
                <w:rFonts w:hint="eastAsia" w:ascii="宋体" w:hAnsi="宋体"/>
                <w:sz w:val="21"/>
                <w:szCs w:val="21"/>
              </w:rPr>
              <w:t>1.</w:t>
            </w:r>
            <w:r>
              <w:rPr>
                <w:rFonts w:hint="eastAsia" w:ascii="宋体" w:hAnsi="宋体"/>
                <w:sz w:val="21"/>
                <w:szCs w:val="21"/>
                <w:lang w:val="en-US" w:eastAsia="zh-CN"/>
              </w:rPr>
              <w:t>985,211院校</w:t>
            </w:r>
            <w:r>
              <w:rPr>
                <w:rFonts w:hint="eastAsia" w:ascii="宋体" w:hAnsi="宋体"/>
                <w:sz w:val="21"/>
                <w:szCs w:val="21"/>
              </w:rPr>
              <w:t>计算机相关专业；</w:t>
            </w:r>
          </w:p>
          <w:p>
            <w:pPr>
              <w:widowControl w:val="0"/>
              <w:jc w:val="both"/>
              <w:rPr>
                <w:rFonts w:ascii="宋体" w:hAnsi="宋体"/>
                <w:sz w:val="21"/>
                <w:szCs w:val="21"/>
              </w:rPr>
            </w:pPr>
            <w:r>
              <w:rPr>
                <w:rFonts w:hint="eastAsia" w:ascii="宋体" w:hAnsi="宋体"/>
                <w:sz w:val="21"/>
                <w:szCs w:val="21"/>
              </w:rPr>
              <w:t>2.2年以上Java开发经验，Java基础知识扎实</w:t>
            </w:r>
            <w:r>
              <w:rPr>
                <w:rFonts w:hint="eastAsia" w:ascii="宋体" w:hAnsi="宋体"/>
                <w:sz w:val="21"/>
                <w:szCs w:val="21"/>
                <w:lang w:eastAsia="zh-CN"/>
              </w:rPr>
              <w:t>，</w:t>
            </w:r>
            <w:r>
              <w:rPr>
                <w:rFonts w:hint="eastAsia" w:ascii="宋体" w:hAnsi="宋体"/>
                <w:sz w:val="21"/>
                <w:szCs w:val="21"/>
                <w:lang w:val="en-US" w:eastAsia="zh-CN"/>
              </w:rPr>
              <w:t>参与过平台开发者优先</w:t>
            </w:r>
            <w:r>
              <w:rPr>
                <w:rFonts w:hint="eastAsia" w:ascii="宋体" w:hAnsi="宋体"/>
                <w:sz w:val="21"/>
                <w:szCs w:val="21"/>
              </w:rPr>
              <w:t>；</w:t>
            </w:r>
          </w:p>
          <w:p>
            <w:pPr>
              <w:widowControl w:val="0"/>
              <w:jc w:val="both"/>
              <w:rPr>
                <w:rFonts w:ascii="宋体" w:hAnsi="宋体"/>
                <w:sz w:val="21"/>
                <w:szCs w:val="21"/>
              </w:rPr>
            </w:pPr>
            <w:r>
              <w:rPr>
                <w:rFonts w:hint="eastAsia" w:ascii="宋体" w:hAnsi="宋体"/>
                <w:sz w:val="21"/>
                <w:szCs w:val="21"/>
              </w:rPr>
              <w:t>3.熟练使用SQL语句，具备数据库设计能力；</w:t>
            </w:r>
          </w:p>
          <w:p>
            <w:pPr>
              <w:widowControl w:val="0"/>
              <w:jc w:val="both"/>
              <w:rPr>
                <w:rFonts w:hint="eastAsia" w:ascii="宋体" w:hAnsi="宋体"/>
                <w:sz w:val="21"/>
                <w:szCs w:val="21"/>
              </w:rPr>
            </w:pPr>
            <w:r>
              <w:rPr>
                <w:rFonts w:hint="eastAsia" w:ascii="宋体" w:hAnsi="宋体"/>
                <w:sz w:val="21"/>
                <w:szCs w:val="21"/>
              </w:rPr>
              <w:t>4.熟悉Java主流框架Spring和iBatis等，熟悉常见设计模式和系统架构；</w:t>
            </w:r>
          </w:p>
          <w:p>
            <w:pPr>
              <w:widowControl w:val="0"/>
              <w:jc w:val="both"/>
              <w:rPr>
                <w:rFonts w:ascii="宋体" w:hAnsi="宋体"/>
                <w:sz w:val="21"/>
                <w:szCs w:val="21"/>
              </w:rPr>
            </w:pPr>
            <w:r>
              <w:rPr>
                <w:rFonts w:hint="eastAsia" w:ascii="宋体" w:hAnsi="宋体"/>
                <w:sz w:val="21"/>
                <w:szCs w:val="21"/>
              </w:rPr>
              <w:t>5.具有较强的执行力，</w:t>
            </w:r>
            <w:r>
              <w:rPr>
                <w:rFonts w:hint="eastAsia" w:ascii="宋体" w:hAnsi="宋体"/>
                <w:sz w:val="21"/>
                <w:szCs w:val="21"/>
                <w:lang w:val="en-US" w:eastAsia="zh-CN"/>
              </w:rPr>
              <w:t>良好的沟通能力，</w:t>
            </w:r>
            <w:r>
              <w:rPr>
                <w:rFonts w:hint="eastAsia" w:ascii="宋体" w:hAnsi="宋体"/>
                <w:sz w:val="21"/>
                <w:szCs w:val="21"/>
              </w:rPr>
              <w:t>能适应较大的工作压力。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6" w:hRule="atLeast"/>
        </w:trPr>
        <w:tc>
          <w:tcPr>
            <w:tcW w:w="1875" w:type="dxa"/>
            <w:vAlign w:val="center"/>
          </w:tcPr>
          <w:p>
            <w:pPr>
              <w:widowControl w:val="0"/>
              <w:jc w:val="center"/>
              <w:rPr>
                <w:rFonts w:ascii="宋体" w:hAnsi="宋体" w:cstheme="minorEastAsia"/>
                <w:color w:val="FF0000"/>
                <w:sz w:val="21"/>
                <w:szCs w:val="21"/>
              </w:rPr>
            </w:pPr>
            <w:r>
              <w:rPr>
                <w:rFonts w:hint="eastAsia"/>
                <w:sz w:val="21"/>
                <w:szCs w:val="22"/>
              </w:rPr>
              <w:t>前端开发工程师</w:t>
            </w:r>
          </w:p>
        </w:tc>
        <w:tc>
          <w:tcPr>
            <w:tcW w:w="862" w:type="dxa"/>
            <w:tcBorders/>
            <w:vAlign w:val="center"/>
          </w:tcPr>
          <w:p>
            <w:pPr>
              <w:widowControl w:val="0"/>
              <w:jc w:val="center"/>
              <w:rPr>
                <w:rFonts w:hint="default" w:ascii="宋体" w:hAnsi="宋体" w:eastAsia="宋体" w:cstheme="minorEastAsia"/>
                <w:sz w:val="21"/>
                <w:szCs w:val="21"/>
                <w:lang w:val="en-US" w:eastAsia="zh-CN"/>
              </w:rPr>
            </w:pPr>
            <w:r>
              <w:rPr>
                <w:rFonts w:hint="eastAsia" w:ascii="宋体" w:hAnsi="宋体" w:cstheme="minorEastAsia"/>
                <w:sz w:val="21"/>
                <w:szCs w:val="21"/>
                <w:lang w:val="en-US" w:eastAsia="zh-CN"/>
              </w:rPr>
              <w:t>2</w:t>
            </w:r>
          </w:p>
        </w:tc>
        <w:tc>
          <w:tcPr>
            <w:tcW w:w="1838" w:type="dxa"/>
            <w:vAlign w:val="center"/>
          </w:tcPr>
          <w:p>
            <w:pPr>
              <w:widowControl w:val="0"/>
              <w:jc w:val="center"/>
              <w:rPr>
                <w:rFonts w:ascii="宋体" w:hAnsi="宋体" w:cstheme="minorEastAsia"/>
                <w:sz w:val="21"/>
                <w:szCs w:val="21"/>
              </w:rPr>
            </w:pPr>
            <w:r>
              <w:rPr>
                <w:rFonts w:hint="eastAsia" w:ascii="宋体" w:hAnsi="宋体"/>
                <w:sz w:val="21"/>
                <w:szCs w:val="21"/>
              </w:rPr>
              <w:t>本科及以上</w:t>
            </w:r>
          </w:p>
        </w:tc>
        <w:tc>
          <w:tcPr>
            <w:tcW w:w="4362" w:type="dxa"/>
          </w:tcPr>
          <w:p>
            <w:pPr>
              <w:widowControl w:val="0"/>
              <w:jc w:val="both"/>
              <w:rPr>
                <w:rFonts w:ascii="宋体" w:hAnsi="宋体"/>
                <w:sz w:val="21"/>
                <w:szCs w:val="21"/>
              </w:rPr>
            </w:pPr>
            <w:r>
              <w:rPr>
                <w:rFonts w:hint="eastAsia" w:ascii="宋体" w:hAnsi="宋体"/>
                <w:sz w:val="21"/>
                <w:szCs w:val="21"/>
              </w:rPr>
              <w:t>1.与设计团队紧密配合，负责web、</w:t>
            </w:r>
            <w:r>
              <w:rPr>
                <w:rFonts w:ascii="宋体" w:hAnsi="宋体"/>
                <w:sz w:val="21"/>
                <w:szCs w:val="21"/>
              </w:rPr>
              <w:t>APP</w:t>
            </w:r>
            <w:r>
              <w:rPr>
                <w:rFonts w:hint="eastAsia" w:ascii="宋体" w:hAnsi="宋体"/>
                <w:sz w:val="21"/>
                <w:szCs w:val="21"/>
              </w:rPr>
              <w:t>、小程序、公众号等前端页面编写；</w:t>
            </w:r>
          </w:p>
          <w:p>
            <w:pPr>
              <w:widowControl w:val="0"/>
              <w:jc w:val="both"/>
              <w:rPr>
                <w:rFonts w:ascii="宋体" w:hAnsi="宋体"/>
                <w:sz w:val="21"/>
                <w:szCs w:val="21"/>
              </w:rPr>
            </w:pPr>
            <w:r>
              <w:rPr>
                <w:rFonts w:hint="eastAsia" w:ascii="宋体" w:hAnsi="宋体"/>
                <w:sz w:val="21"/>
                <w:szCs w:val="21"/>
              </w:rPr>
              <w:t>2.与后端开发团队紧密配合，确保代码有效对接，和UI配合完成软件界面美化，优化页面前端性能，进行接口调试等工作，完成项目开发；</w:t>
            </w:r>
          </w:p>
          <w:p>
            <w:pPr>
              <w:widowControl w:val="0"/>
              <w:jc w:val="both"/>
              <w:rPr>
                <w:rFonts w:ascii="宋体" w:hAnsi="宋体"/>
                <w:sz w:val="21"/>
                <w:szCs w:val="21"/>
              </w:rPr>
            </w:pPr>
            <w:r>
              <w:rPr>
                <w:rFonts w:hint="eastAsia" w:ascii="宋体" w:hAnsi="宋体"/>
                <w:sz w:val="21"/>
                <w:szCs w:val="21"/>
              </w:rPr>
              <w:t>3.负责项目的前端修改调试和开发工作，优化交互体验</w:t>
            </w:r>
            <w:r>
              <w:rPr>
                <w:rFonts w:hint="eastAsia" w:ascii="宋体" w:hAnsi="宋体"/>
                <w:sz w:val="21"/>
                <w:szCs w:val="21"/>
                <w:lang w:eastAsia="zh-CN"/>
              </w:rPr>
              <w:t>，参与前端自有框架的开发以及开发库的维护</w:t>
            </w:r>
            <w:r>
              <w:rPr>
                <w:rFonts w:hint="eastAsia" w:ascii="宋体" w:hAnsi="宋体"/>
                <w:sz w:val="21"/>
                <w:szCs w:val="21"/>
              </w:rPr>
              <w:t>。</w:t>
            </w:r>
          </w:p>
        </w:tc>
        <w:tc>
          <w:tcPr>
            <w:tcW w:w="5738" w:type="dxa"/>
          </w:tcPr>
          <w:p>
            <w:pPr>
              <w:widowControl w:val="0"/>
              <w:jc w:val="both"/>
              <w:rPr>
                <w:rFonts w:ascii="宋体" w:hAnsi="宋体"/>
                <w:sz w:val="21"/>
                <w:szCs w:val="21"/>
              </w:rPr>
            </w:pPr>
            <w:r>
              <w:rPr>
                <w:rFonts w:hint="eastAsia" w:ascii="宋体" w:hAnsi="宋体"/>
                <w:sz w:val="21"/>
                <w:szCs w:val="21"/>
              </w:rPr>
              <w:t>1.计算机相关专业；</w:t>
            </w:r>
          </w:p>
          <w:p>
            <w:pPr>
              <w:widowControl w:val="0"/>
              <w:jc w:val="both"/>
              <w:rPr>
                <w:rFonts w:ascii="宋体" w:hAnsi="宋体"/>
                <w:sz w:val="21"/>
                <w:szCs w:val="21"/>
              </w:rPr>
            </w:pPr>
            <w:r>
              <w:rPr>
                <w:rFonts w:hint="eastAsia" w:ascii="宋体" w:hAnsi="宋体"/>
                <w:sz w:val="21"/>
                <w:szCs w:val="21"/>
              </w:rPr>
              <w:t>2.前端工作经验2年及以上或者</w:t>
            </w:r>
            <w:r>
              <w:rPr>
                <w:rFonts w:ascii="宋体" w:hAnsi="宋体"/>
                <w:sz w:val="21"/>
                <w:szCs w:val="21"/>
              </w:rPr>
              <w:t>985、211</w:t>
            </w:r>
            <w:r>
              <w:rPr>
                <w:rFonts w:hint="eastAsia" w:ascii="宋体" w:hAnsi="宋体"/>
                <w:sz w:val="21"/>
                <w:szCs w:val="21"/>
              </w:rPr>
              <w:t>院校应届毕业生；</w:t>
            </w:r>
          </w:p>
          <w:p>
            <w:pPr>
              <w:widowControl w:val="0"/>
              <w:jc w:val="both"/>
              <w:rPr>
                <w:ins w:id="0" w:author="JUJUMAO" w:date="2020-09-28T17:08:00Z"/>
                <w:rFonts w:hint="eastAsia" w:ascii="宋体" w:hAnsi="宋体"/>
                <w:sz w:val="21"/>
                <w:szCs w:val="21"/>
              </w:rPr>
            </w:pPr>
            <w:r>
              <w:rPr>
                <w:rFonts w:hint="eastAsia" w:ascii="宋体" w:hAnsi="宋体"/>
                <w:sz w:val="21"/>
                <w:szCs w:val="21"/>
              </w:rPr>
              <w:t>3.精通css、HTML5/CSS3、JavaScript、DOM/BOM、Ajax、JQuery、JSON等前端技术；</w:t>
            </w:r>
          </w:p>
          <w:p>
            <w:pPr>
              <w:widowControl w:val="0"/>
              <w:jc w:val="both"/>
              <w:rPr>
                <w:rFonts w:hint="eastAsia" w:ascii="宋体" w:hAnsi="宋体"/>
                <w:sz w:val="21"/>
                <w:szCs w:val="21"/>
              </w:rPr>
            </w:pPr>
            <w:r>
              <w:rPr>
                <w:rFonts w:hint="eastAsia" w:ascii="宋体" w:hAnsi="宋体"/>
                <w:sz w:val="21"/>
                <w:szCs w:val="21"/>
              </w:rPr>
              <w:t>4.熟练掌握vue框架，并有实际的项目开发经验；</w:t>
            </w:r>
          </w:p>
          <w:p>
            <w:pPr>
              <w:widowControl w:val="0"/>
              <w:jc w:val="both"/>
              <w:rPr>
                <w:rFonts w:ascii="宋体" w:hAnsi="宋体"/>
                <w:sz w:val="21"/>
                <w:szCs w:val="21"/>
              </w:rPr>
            </w:pPr>
            <w:r>
              <w:rPr>
                <w:rFonts w:hint="eastAsia" w:ascii="宋体" w:hAnsi="宋体"/>
                <w:sz w:val="21"/>
                <w:szCs w:val="21"/>
              </w:rPr>
              <w:t>5.熟练掌握gulp，webpack等工具（掌握模块化思想和技术实现方案）；熟练使用ECharts等图表库；</w:t>
            </w:r>
          </w:p>
          <w:p>
            <w:pPr>
              <w:widowControl w:val="0"/>
              <w:jc w:val="both"/>
              <w:rPr>
                <w:rFonts w:ascii="宋体" w:hAnsi="宋体"/>
                <w:sz w:val="21"/>
                <w:szCs w:val="21"/>
              </w:rPr>
            </w:pPr>
            <w:r>
              <w:rPr>
                <w:rFonts w:hint="eastAsia" w:ascii="宋体" w:hAnsi="宋体"/>
                <w:sz w:val="21"/>
                <w:szCs w:val="21"/>
              </w:rPr>
              <w:t>6.具有良好的沟通能力，有较强的独立工作能力和解决问题的能力。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75" w:type="dxa"/>
            <w:vAlign w:val="center"/>
          </w:tcPr>
          <w:p>
            <w:pPr>
              <w:widowControl w:val="0"/>
              <w:jc w:val="center"/>
              <w:rPr>
                <w:rFonts w:ascii="宋体" w:hAnsi="宋体" w:cstheme="minorEastAsia"/>
                <w:color w:val="FF0000"/>
                <w:sz w:val="21"/>
                <w:szCs w:val="21"/>
              </w:rPr>
            </w:pPr>
            <w:r>
              <w:rPr>
                <w:rFonts w:hint="eastAsia"/>
                <w:sz w:val="21"/>
                <w:szCs w:val="22"/>
              </w:rPr>
              <w:t>测试工程师</w:t>
            </w:r>
          </w:p>
        </w:tc>
        <w:tc>
          <w:tcPr>
            <w:tcW w:w="862" w:type="dxa"/>
            <w:vAlign w:val="center"/>
          </w:tcPr>
          <w:p>
            <w:pPr>
              <w:widowControl w:val="0"/>
              <w:jc w:val="center"/>
              <w:rPr>
                <w:rFonts w:hint="eastAsia" w:ascii="宋体" w:hAnsi="宋体" w:eastAsia="宋体" w:cstheme="minorEastAsia"/>
                <w:sz w:val="21"/>
                <w:szCs w:val="21"/>
                <w:lang w:val="en-US" w:eastAsia="zh-CN"/>
              </w:rPr>
            </w:pPr>
            <w:r>
              <w:rPr>
                <w:rFonts w:hint="eastAsia"/>
                <w:sz w:val="21"/>
                <w:szCs w:val="22"/>
              </w:rPr>
              <w:t>2</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jc w:val="both"/>
              <w:rPr>
                <w:rFonts w:ascii="宋体" w:hAnsi="宋体"/>
                <w:sz w:val="21"/>
                <w:szCs w:val="21"/>
                <w:lang w:val="zh-CN"/>
              </w:rPr>
            </w:pPr>
            <w:r>
              <w:rPr>
                <w:rFonts w:hint="eastAsia" w:ascii="宋体" w:hAnsi="宋体"/>
                <w:sz w:val="21"/>
                <w:szCs w:val="21"/>
              </w:rPr>
              <w:t>1.负责编写及</w:t>
            </w:r>
            <w:r>
              <w:rPr>
                <w:rFonts w:hint="eastAsia" w:ascii="宋体" w:hAnsi="宋体"/>
                <w:sz w:val="21"/>
                <w:szCs w:val="21"/>
                <w:lang w:val="zh-CN"/>
              </w:rPr>
              <w:t>优化</w:t>
            </w:r>
            <w:r>
              <w:rPr>
                <w:rFonts w:hint="eastAsia" w:ascii="宋体" w:hAnsi="宋体"/>
                <w:sz w:val="21"/>
                <w:szCs w:val="21"/>
              </w:rPr>
              <w:t>测试用例，搭建测试环境，</w:t>
            </w:r>
            <w:r>
              <w:rPr>
                <w:rFonts w:hint="eastAsia" w:ascii="宋体" w:hAnsi="宋体"/>
                <w:sz w:val="21"/>
                <w:szCs w:val="21"/>
                <w:lang w:val="zh-CN"/>
              </w:rPr>
              <w:t>编写缺陷报告，并根据缺陷报告实施回归测试，编写测试报告并对测试结果进行分析；</w:t>
            </w:r>
          </w:p>
          <w:p>
            <w:pPr>
              <w:widowControl w:val="0"/>
              <w:jc w:val="both"/>
              <w:rPr>
                <w:rFonts w:ascii="宋体" w:hAnsi="宋体"/>
                <w:sz w:val="21"/>
                <w:szCs w:val="21"/>
              </w:rPr>
            </w:pPr>
            <w:r>
              <w:rPr>
                <w:rFonts w:hint="eastAsia" w:ascii="宋体" w:hAnsi="宋体"/>
                <w:sz w:val="21"/>
                <w:szCs w:val="21"/>
              </w:rPr>
              <w:t>2.搜集、整理、总结测试相关各类知识数据，纳入测试知识库和测试度量库。</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1.计算机、电子、通信、机械等相关专业；</w:t>
            </w:r>
          </w:p>
          <w:p>
            <w:pPr>
              <w:widowControl w:val="0"/>
              <w:jc w:val="both"/>
              <w:rPr>
                <w:rFonts w:ascii="宋体" w:hAnsi="宋体" w:cstheme="minorEastAsia"/>
                <w:sz w:val="21"/>
                <w:szCs w:val="21"/>
              </w:rPr>
            </w:pPr>
            <w:r>
              <w:rPr>
                <w:rFonts w:hint="eastAsia" w:ascii="宋体" w:hAnsi="宋体"/>
                <w:sz w:val="21"/>
                <w:szCs w:val="21"/>
              </w:rPr>
              <w:t>2.具有</w:t>
            </w:r>
            <w:r>
              <w:rPr>
                <w:rFonts w:ascii="宋体" w:hAnsi="宋体"/>
                <w:sz w:val="21"/>
                <w:szCs w:val="21"/>
              </w:rPr>
              <w:t>1-</w:t>
            </w:r>
            <w:r>
              <w:rPr>
                <w:rFonts w:hint="eastAsia" w:ascii="宋体" w:hAnsi="宋体"/>
                <w:sz w:val="21"/>
                <w:szCs w:val="21"/>
              </w:rPr>
              <w:t>2年测试相关工作经验；</w:t>
            </w:r>
          </w:p>
          <w:p>
            <w:pPr>
              <w:widowControl w:val="0"/>
              <w:jc w:val="both"/>
              <w:rPr>
                <w:ins w:id="1" w:author="JUJUMAO" w:date="2020-09-28T17:04:00Z"/>
                <w:rFonts w:hint="eastAsia" w:ascii="宋体" w:hAnsi="宋体"/>
                <w:sz w:val="21"/>
                <w:szCs w:val="21"/>
              </w:rPr>
            </w:pPr>
            <w:r>
              <w:rPr>
                <w:rFonts w:hint="eastAsia" w:ascii="宋体" w:hAnsi="宋体"/>
                <w:sz w:val="21"/>
                <w:szCs w:val="21"/>
              </w:rPr>
              <w:t>3.工作细致认真，有耐心，有较强的责任心，能够高效率的完成各项测试工作任务；</w:t>
            </w:r>
          </w:p>
          <w:p>
            <w:pPr>
              <w:widowControl w:val="0"/>
              <w:jc w:val="both"/>
              <w:rPr>
                <w:rFonts w:ascii="宋体" w:hAnsi="宋体" w:cstheme="minorEastAsia"/>
                <w:sz w:val="21"/>
                <w:szCs w:val="21"/>
              </w:rPr>
            </w:pPr>
            <w:r>
              <w:rPr>
                <w:rFonts w:hint="eastAsia" w:ascii="宋体" w:hAnsi="宋体"/>
                <w:sz w:val="21"/>
                <w:szCs w:val="21"/>
              </w:rPr>
              <w:t>4. 交流沟通能力较强。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1" w:hRule="atLeast"/>
        </w:trPr>
        <w:tc>
          <w:tcPr>
            <w:tcW w:w="1875" w:type="dxa"/>
            <w:vAlign w:val="center"/>
          </w:tcPr>
          <w:p>
            <w:pPr>
              <w:widowControl w:val="0"/>
              <w:jc w:val="center"/>
              <w:rPr>
                <w:rFonts w:ascii="宋体" w:hAnsi="宋体" w:cstheme="minorEastAsia"/>
                <w:color w:val="FF0000"/>
                <w:sz w:val="21"/>
                <w:szCs w:val="21"/>
              </w:rPr>
            </w:pPr>
            <w:r>
              <w:rPr>
                <w:rFonts w:hint="eastAsia" w:ascii="宋体" w:hAnsi="宋体" w:cstheme="minorEastAsia"/>
                <w:sz w:val="21"/>
                <w:szCs w:val="21"/>
              </w:rPr>
              <w:t>UI工程师</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1</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jc w:val="left"/>
              <w:rPr>
                <w:rFonts w:ascii="宋体" w:hAnsi="宋体" w:cstheme="minorEastAsia"/>
                <w:sz w:val="21"/>
                <w:szCs w:val="21"/>
              </w:rPr>
            </w:pPr>
            <w:r>
              <w:rPr>
                <w:rFonts w:hint="eastAsia" w:ascii="宋体" w:hAnsi="宋体" w:cstheme="minorEastAsia"/>
                <w:sz w:val="21"/>
                <w:szCs w:val="21"/>
              </w:rPr>
              <w:t>1.根据产品prd等完成产品交互设计及产品视觉设计</w:t>
            </w:r>
            <w:r>
              <w:rPr>
                <w:rFonts w:hint="eastAsia" w:ascii="宋体" w:hAnsi="宋体" w:cstheme="minorEastAsia"/>
                <w:sz w:val="21"/>
                <w:szCs w:val="21"/>
                <w:lang w:val="en-US" w:eastAsia="zh-CN"/>
              </w:rPr>
              <w:t>及</w:t>
            </w:r>
            <w:r>
              <w:rPr>
                <w:rFonts w:hint="eastAsia" w:ascii="宋体" w:hAnsi="宋体" w:cstheme="minorEastAsia"/>
                <w:sz w:val="21"/>
                <w:szCs w:val="21"/>
              </w:rPr>
              <w:t>界面设计；配合完成相关推广活动、产品运营等专题页面的设计及制作；</w:t>
            </w:r>
          </w:p>
          <w:p>
            <w:pPr>
              <w:widowControl w:val="0"/>
              <w:jc w:val="left"/>
              <w:rPr>
                <w:rFonts w:ascii="宋体" w:hAnsi="宋体" w:cstheme="minorEastAsia"/>
                <w:sz w:val="21"/>
                <w:szCs w:val="21"/>
              </w:rPr>
            </w:pPr>
            <w:r>
              <w:rPr>
                <w:rFonts w:hint="eastAsia" w:ascii="宋体" w:hAnsi="宋体" w:cstheme="minorEastAsia"/>
                <w:sz w:val="21"/>
                <w:szCs w:val="21"/>
              </w:rPr>
              <w:t>2.负责项目中交互界面、图标、LOGO等相关元素的设计与制作，完成相关技术文档的编写</w:t>
            </w:r>
            <w:r>
              <w:rPr>
                <w:rFonts w:hint="eastAsia" w:ascii="宋体" w:hAnsi="宋体" w:cstheme="minorEastAsia"/>
                <w:sz w:val="21"/>
                <w:szCs w:val="21"/>
                <w:lang w:val="en-US" w:eastAsia="zh-CN"/>
              </w:rPr>
              <w:t>和</w:t>
            </w:r>
            <w:r>
              <w:rPr>
                <w:rFonts w:hint="eastAsia" w:ascii="宋体" w:hAnsi="宋体" w:cstheme="minorEastAsia"/>
                <w:sz w:val="21"/>
                <w:szCs w:val="21"/>
              </w:rPr>
              <w:t>相关Bug的修改；</w:t>
            </w:r>
          </w:p>
          <w:p>
            <w:pPr>
              <w:widowControl w:val="0"/>
              <w:jc w:val="left"/>
              <w:rPr>
                <w:rFonts w:ascii="宋体" w:hAnsi="宋体" w:cstheme="minorEastAsia"/>
                <w:sz w:val="21"/>
                <w:szCs w:val="21"/>
              </w:rPr>
            </w:pPr>
            <w:r>
              <w:rPr>
                <w:rFonts w:hint="eastAsia" w:ascii="宋体" w:hAnsi="宋体" w:cstheme="minorEastAsia"/>
                <w:sz w:val="21"/>
                <w:szCs w:val="21"/>
              </w:rPr>
              <w:t>3.积极沟通，推进界面及交互设计的最终实现，提出优化方案，提升用户体验。</w:t>
            </w:r>
          </w:p>
        </w:tc>
        <w:tc>
          <w:tcPr>
            <w:tcW w:w="5738" w:type="dxa"/>
          </w:tcPr>
          <w:p>
            <w:pPr>
              <w:widowControl w:val="0"/>
              <w:jc w:val="left"/>
              <w:rPr>
                <w:rFonts w:ascii="宋体" w:hAnsi="宋体" w:cstheme="minorEastAsia"/>
                <w:sz w:val="21"/>
                <w:szCs w:val="21"/>
              </w:rPr>
            </w:pPr>
            <w:r>
              <w:rPr>
                <w:rFonts w:hint="eastAsia" w:ascii="宋体" w:hAnsi="宋体" w:cstheme="minorEastAsia"/>
                <w:sz w:val="21"/>
                <w:szCs w:val="21"/>
              </w:rPr>
              <w:t>1.计算机、美术、设计相关专业；</w:t>
            </w:r>
          </w:p>
          <w:p>
            <w:pPr>
              <w:widowControl w:val="0"/>
              <w:jc w:val="left"/>
              <w:rPr>
                <w:rFonts w:ascii="宋体" w:hAnsi="宋体" w:cstheme="minorEastAsia"/>
                <w:sz w:val="21"/>
                <w:szCs w:val="21"/>
              </w:rPr>
            </w:pPr>
            <w:r>
              <w:rPr>
                <w:rFonts w:hint="eastAsia" w:ascii="宋体" w:hAnsi="宋体" w:cstheme="minorEastAsia"/>
                <w:sz w:val="21"/>
                <w:szCs w:val="21"/>
              </w:rPr>
              <w:t>2.有传媒类产品相关设计经验的优先；或者985、211院校应届毕业生；</w:t>
            </w:r>
          </w:p>
          <w:p>
            <w:pPr>
              <w:widowControl w:val="0"/>
              <w:jc w:val="left"/>
              <w:rPr>
                <w:rFonts w:ascii="宋体" w:hAnsi="宋体" w:cstheme="minorEastAsia"/>
                <w:sz w:val="21"/>
                <w:szCs w:val="21"/>
              </w:rPr>
            </w:pPr>
            <w:r>
              <w:rPr>
                <w:rFonts w:hint="eastAsia" w:ascii="宋体" w:hAnsi="宋体" w:cstheme="minorEastAsia"/>
                <w:sz w:val="21"/>
                <w:szCs w:val="21"/>
              </w:rPr>
              <w:t>3.精通XD、photoshop、Illustartor等设计工具；熟悉iOS、安卓设计规范，精通各类界面的适配方案；</w:t>
            </w:r>
          </w:p>
          <w:p>
            <w:pPr>
              <w:widowControl w:val="0"/>
              <w:jc w:val="left"/>
              <w:rPr>
                <w:rFonts w:hint="eastAsia" w:ascii="宋体" w:hAnsi="宋体" w:cstheme="minorEastAsia"/>
                <w:sz w:val="21"/>
                <w:szCs w:val="21"/>
              </w:rPr>
            </w:pPr>
            <w:r>
              <w:rPr>
                <w:rFonts w:hint="eastAsia" w:ascii="宋体" w:hAnsi="宋体" w:cstheme="minorEastAsia"/>
                <w:sz w:val="21"/>
                <w:szCs w:val="21"/>
              </w:rPr>
              <w:t>4.有一定的技术理解力，能与项目中其他开发人员、管理人员等主动交流与沟通，积极配合各项工作，推动设计方案落地；</w:t>
            </w:r>
          </w:p>
          <w:p>
            <w:pPr>
              <w:widowControl w:val="0"/>
              <w:jc w:val="left"/>
              <w:rPr>
                <w:rFonts w:ascii="宋体" w:hAnsi="宋体" w:cstheme="minorEastAsia"/>
                <w:sz w:val="21"/>
                <w:szCs w:val="21"/>
              </w:rPr>
            </w:pPr>
            <w:r>
              <w:rPr>
                <w:rFonts w:hint="eastAsia" w:ascii="宋体" w:hAnsi="宋体" w:cstheme="minorEastAsia"/>
                <w:sz w:val="21"/>
                <w:szCs w:val="21"/>
              </w:rPr>
              <w:t>5.具备快速学习能力和开放心态。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75" w:type="dxa"/>
            <w:vAlign w:val="center"/>
          </w:tcPr>
          <w:p>
            <w:pPr>
              <w:widowControl w:val="0"/>
              <w:jc w:val="center"/>
              <w:rPr>
                <w:rFonts w:ascii="宋体" w:hAnsi="宋体" w:cstheme="minorEastAsia"/>
                <w:color w:val="FF0000"/>
                <w:sz w:val="21"/>
                <w:szCs w:val="21"/>
              </w:rPr>
            </w:pPr>
            <w:r>
              <w:rPr>
                <w:rFonts w:hint="eastAsia" w:ascii="宋体" w:hAnsi="宋体" w:cstheme="minorEastAsia"/>
                <w:sz w:val="21"/>
                <w:szCs w:val="21"/>
              </w:rPr>
              <w:t>技术支持工程师</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2</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numPr>
                <w:ilvl w:val="0"/>
                <w:numId w:val="0"/>
              </w:numPr>
              <w:jc w:val="left"/>
              <w:rPr>
                <w:rFonts w:hint="eastAsia" w:ascii="宋体" w:hAnsi="宋体" w:cstheme="minorEastAsia"/>
                <w:sz w:val="21"/>
                <w:szCs w:val="21"/>
                <w:lang w:eastAsia="zh-CN"/>
              </w:rPr>
            </w:pPr>
            <w:r>
              <w:rPr>
                <w:rFonts w:hint="eastAsia" w:ascii="宋体" w:hAnsi="宋体" w:cstheme="minorEastAsia"/>
                <w:sz w:val="21"/>
                <w:szCs w:val="21"/>
                <w:lang w:val="en-US" w:eastAsia="zh-CN"/>
              </w:rPr>
              <w:t>1.</w:t>
            </w:r>
            <w:r>
              <w:rPr>
                <w:rFonts w:hint="eastAsia" w:ascii="宋体" w:hAnsi="宋体" w:cstheme="minorEastAsia"/>
                <w:sz w:val="21"/>
                <w:szCs w:val="21"/>
              </w:rPr>
              <w:t>负责产品开发成果的移交，用户培训、技术答疑及技术方案设计等技术支持工作</w:t>
            </w:r>
            <w:r>
              <w:rPr>
                <w:rFonts w:hint="eastAsia" w:ascii="宋体" w:hAnsi="宋体" w:cstheme="minorEastAsia"/>
                <w:sz w:val="21"/>
                <w:szCs w:val="21"/>
                <w:lang w:eastAsia="zh-CN"/>
              </w:rPr>
              <w:t>；</w:t>
            </w:r>
          </w:p>
          <w:p>
            <w:pPr>
              <w:widowControl w:val="0"/>
              <w:numPr>
                <w:ilvl w:val="0"/>
                <w:numId w:val="0"/>
              </w:numPr>
              <w:jc w:val="left"/>
              <w:rPr>
                <w:rFonts w:hint="default" w:ascii="宋体" w:hAnsi="宋体" w:cstheme="minorEastAsia"/>
                <w:sz w:val="21"/>
                <w:szCs w:val="21"/>
                <w:lang w:val="en-US" w:eastAsia="zh-CN"/>
              </w:rPr>
            </w:pPr>
            <w:r>
              <w:rPr>
                <w:rFonts w:hint="eastAsia" w:ascii="宋体" w:hAnsi="宋体" w:cstheme="minorEastAsia"/>
                <w:sz w:val="21"/>
                <w:szCs w:val="21"/>
                <w:lang w:val="en-US" w:eastAsia="zh-CN"/>
              </w:rPr>
              <w:t>2.使用平台完成项目配置开发工作，完成相关Bug的修改，以及文档的编写工作。</w:t>
            </w:r>
          </w:p>
        </w:tc>
        <w:tc>
          <w:tcPr>
            <w:tcW w:w="5738" w:type="dxa"/>
          </w:tcPr>
          <w:p>
            <w:pPr>
              <w:widowControl w:val="0"/>
              <w:jc w:val="left"/>
              <w:rPr>
                <w:rFonts w:ascii="宋体" w:hAnsi="宋体" w:cstheme="minorEastAsia"/>
                <w:sz w:val="21"/>
                <w:szCs w:val="21"/>
              </w:rPr>
            </w:pPr>
            <w:r>
              <w:rPr>
                <w:rFonts w:hint="eastAsia" w:ascii="宋体" w:hAnsi="宋体" w:cstheme="minorEastAsia"/>
                <w:sz w:val="21"/>
                <w:szCs w:val="21"/>
              </w:rPr>
              <w:t>1.计算机、电子、通信、网络、机械等相关专业；</w:t>
            </w:r>
          </w:p>
          <w:p>
            <w:pPr>
              <w:widowControl w:val="0"/>
              <w:jc w:val="left"/>
              <w:rPr>
                <w:rFonts w:ascii="宋体" w:hAnsi="宋体" w:cstheme="minorEastAsia"/>
                <w:sz w:val="21"/>
                <w:szCs w:val="21"/>
              </w:rPr>
            </w:pPr>
            <w:r>
              <w:rPr>
                <w:rFonts w:hint="eastAsia" w:ascii="宋体" w:hAnsi="宋体" w:cstheme="minorEastAsia"/>
                <w:sz w:val="21"/>
                <w:szCs w:val="21"/>
              </w:rPr>
              <w:t>2.在政务、油气、烟草智造等相关行业工作经验2年及以上优先；或者985、211院校应届毕业生；</w:t>
            </w:r>
          </w:p>
          <w:p>
            <w:pPr>
              <w:widowControl w:val="0"/>
              <w:jc w:val="left"/>
              <w:rPr>
                <w:ins w:id="2" w:author="JUJUMAO" w:date="2020-09-28T16:45:00Z"/>
                <w:rFonts w:hint="eastAsia" w:ascii="宋体" w:hAnsi="宋体" w:cstheme="minorEastAsia"/>
                <w:sz w:val="21"/>
                <w:szCs w:val="21"/>
              </w:rPr>
            </w:pPr>
            <w:r>
              <w:rPr>
                <w:rFonts w:hint="eastAsia" w:ascii="宋体" w:hAnsi="宋体" w:cstheme="minorEastAsia"/>
                <w:sz w:val="21"/>
                <w:szCs w:val="21"/>
              </w:rPr>
              <w:t>3.熟悉JavaScript和SQL语句编写；</w:t>
            </w:r>
          </w:p>
          <w:p>
            <w:pPr>
              <w:widowControl w:val="0"/>
              <w:jc w:val="left"/>
              <w:rPr>
                <w:rFonts w:hint="eastAsia" w:ascii="宋体" w:hAnsi="宋体" w:cstheme="minorEastAsia"/>
                <w:sz w:val="21"/>
                <w:szCs w:val="21"/>
              </w:rPr>
            </w:pPr>
            <w:r>
              <w:rPr>
                <w:rFonts w:hint="eastAsia" w:ascii="宋体" w:hAnsi="宋体" w:cstheme="minorEastAsia"/>
                <w:sz w:val="21"/>
                <w:szCs w:val="21"/>
              </w:rPr>
              <w:t>4.有较强的表达能力、沟通能力、组织策划能力、推动落实能力；</w:t>
            </w:r>
          </w:p>
          <w:p>
            <w:pPr>
              <w:widowControl w:val="0"/>
              <w:tabs>
                <w:tab w:val="left" w:pos="312"/>
              </w:tabs>
              <w:jc w:val="both"/>
              <w:rPr>
                <w:rFonts w:ascii="宋体" w:hAnsi="宋体" w:cstheme="minorEastAsia"/>
                <w:sz w:val="21"/>
                <w:szCs w:val="21"/>
              </w:rPr>
            </w:pPr>
            <w:r>
              <w:rPr>
                <w:rFonts w:hint="eastAsia" w:ascii="宋体" w:hAnsi="宋体" w:cstheme="minorEastAsia"/>
                <w:sz w:val="21"/>
                <w:szCs w:val="21"/>
              </w:rPr>
              <w:t>5.具备快速学习能力和开放心态；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1875"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造价人员</w:t>
            </w:r>
          </w:p>
        </w:tc>
        <w:tc>
          <w:tcPr>
            <w:tcW w:w="862" w:type="dxa"/>
            <w:tcBorders/>
            <w:vAlign w:val="center"/>
          </w:tcPr>
          <w:p>
            <w:pPr>
              <w:widowControl w:val="0"/>
              <w:jc w:val="center"/>
              <w:rPr>
                <w:rFonts w:hint="eastAsia" w:eastAsia="宋体"/>
                <w:lang w:eastAsia="zh-CN"/>
              </w:rPr>
            </w:pPr>
            <w:r>
              <w:rPr>
                <w:rFonts w:hint="eastAsia" w:ascii="宋体" w:hAnsi="宋体" w:cstheme="minorEastAsia"/>
                <w:sz w:val="21"/>
                <w:szCs w:val="21"/>
                <w:lang w:val="en-US" w:eastAsia="zh-CN"/>
              </w:rPr>
              <w:t>2</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1.负责项目招投标预算</w:t>
            </w:r>
            <w:r>
              <w:rPr>
                <w:rFonts w:hint="eastAsia" w:ascii="宋体" w:hAnsi="宋体" w:cstheme="minorEastAsia"/>
                <w:sz w:val="21"/>
                <w:szCs w:val="21"/>
                <w:lang w:val="en-US" w:eastAsia="zh-CN"/>
              </w:rPr>
              <w:t>和</w:t>
            </w:r>
            <w:r>
              <w:rPr>
                <w:rFonts w:hint="eastAsia" w:ascii="宋体" w:hAnsi="宋体" w:cstheme="minorEastAsia"/>
                <w:sz w:val="21"/>
                <w:szCs w:val="21"/>
              </w:rPr>
              <w:t>结算</w:t>
            </w:r>
            <w:r>
              <w:rPr>
                <w:rFonts w:hint="eastAsia" w:ascii="宋体" w:hAnsi="宋体" w:cstheme="minorEastAsia"/>
                <w:sz w:val="21"/>
                <w:szCs w:val="21"/>
                <w:lang w:eastAsia="zh-CN"/>
              </w:rPr>
              <w:t>，</w:t>
            </w:r>
            <w:r>
              <w:rPr>
                <w:rFonts w:hint="eastAsia" w:ascii="宋体" w:hAnsi="宋体" w:cstheme="minorEastAsia"/>
                <w:sz w:val="21"/>
                <w:szCs w:val="21"/>
              </w:rPr>
              <w:t>验收造价资料收集归档的相关工作；</w:t>
            </w:r>
          </w:p>
          <w:p>
            <w:pPr>
              <w:widowControl w:val="0"/>
              <w:jc w:val="both"/>
              <w:rPr>
                <w:rFonts w:ascii="宋体" w:hAnsi="宋体" w:cstheme="minorEastAsia"/>
                <w:sz w:val="21"/>
                <w:szCs w:val="21"/>
              </w:rPr>
            </w:pPr>
            <w:r>
              <w:rPr>
                <w:rFonts w:hint="eastAsia" w:ascii="宋体" w:hAnsi="宋体" w:cstheme="minorEastAsia"/>
                <w:sz w:val="21"/>
                <w:szCs w:val="21"/>
              </w:rPr>
              <w:t>2.对项目工程造价进行控制，与现场甲方项目部、监理等的沟通协调；</w:t>
            </w:r>
          </w:p>
          <w:p>
            <w:pPr>
              <w:widowControl w:val="0"/>
              <w:jc w:val="both"/>
              <w:rPr>
                <w:rFonts w:ascii="宋体" w:hAnsi="宋体" w:cstheme="minorEastAsia"/>
                <w:sz w:val="21"/>
                <w:szCs w:val="21"/>
              </w:rPr>
            </w:pPr>
            <w:r>
              <w:rPr>
                <w:rFonts w:ascii="宋体" w:hAnsi="宋体" w:cstheme="minorEastAsia"/>
                <w:sz w:val="21"/>
                <w:szCs w:val="21"/>
              </w:rPr>
              <w:t>3</w:t>
            </w:r>
            <w:r>
              <w:rPr>
                <w:rFonts w:hint="eastAsia" w:ascii="宋体" w:hAnsi="宋体" w:cstheme="minorEastAsia"/>
                <w:sz w:val="21"/>
                <w:szCs w:val="21"/>
              </w:rPr>
              <w:t>.负责编制和审查本项目工程计量和造价管理工作；</w:t>
            </w:r>
          </w:p>
          <w:p>
            <w:pPr>
              <w:widowControl w:val="0"/>
              <w:jc w:val="both"/>
              <w:rPr>
                <w:rFonts w:ascii="宋体" w:hAnsi="宋体" w:cstheme="minorEastAsia"/>
                <w:sz w:val="21"/>
                <w:szCs w:val="21"/>
              </w:rPr>
            </w:pPr>
            <w:r>
              <w:rPr>
                <w:rFonts w:ascii="宋体" w:hAnsi="宋体" w:cstheme="minorEastAsia"/>
                <w:sz w:val="21"/>
                <w:szCs w:val="21"/>
              </w:rPr>
              <w:t>4</w:t>
            </w:r>
            <w:r>
              <w:rPr>
                <w:rFonts w:hint="eastAsia" w:ascii="宋体" w:hAnsi="宋体" w:cstheme="minorEastAsia"/>
                <w:sz w:val="21"/>
                <w:szCs w:val="21"/>
              </w:rPr>
              <w:t>.对有争议的计量计价问题提出处理意见和索赔处理意见；</w:t>
            </w:r>
          </w:p>
          <w:p>
            <w:pPr>
              <w:widowControl w:val="0"/>
              <w:jc w:val="both"/>
              <w:rPr>
                <w:rFonts w:ascii="宋体" w:hAnsi="宋体" w:cstheme="minorEastAsia"/>
                <w:sz w:val="21"/>
                <w:szCs w:val="21"/>
              </w:rPr>
            </w:pPr>
            <w:r>
              <w:rPr>
                <w:rFonts w:hint="eastAsia" w:ascii="宋体" w:hAnsi="宋体" w:cstheme="minorEastAsia"/>
                <w:sz w:val="21"/>
                <w:szCs w:val="21"/>
              </w:rPr>
              <w:t>5.协助造价人员做好相关工作（实习生）；</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1.土木工程、水电、工民建、工程造价、工程管理等相关专业；</w:t>
            </w:r>
          </w:p>
          <w:p>
            <w:pPr>
              <w:widowControl w:val="0"/>
              <w:jc w:val="both"/>
              <w:rPr>
                <w:rFonts w:ascii="宋体" w:hAnsi="宋体" w:cstheme="minorEastAsia"/>
                <w:sz w:val="21"/>
                <w:szCs w:val="21"/>
              </w:rPr>
            </w:pPr>
            <w:r>
              <w:rPr>
                <w:rFonts w:hint="eastAsia" w:ascii="宋体" w:hAnsi="宋体" w:cstheme="minorEastAsia"/>
                <w:sz w:val="21"/>
                <w:szCs w:val="21"/>
              </w:rPr>
              <w:t>2.具有国家注册二级造价工程师或造价员[审]资格及以上资格证书（校园招聘可放开资格证书要求）；</w:t>
            </w:r>
          </w:p>
          <w:p>
            <w:pPr>
              <w:widowControl w:val="0"/>
              <w:jc w:val="both"/>
              <w:rPr>
                <w:rFonts w:ascii="宋体" w:hAnsi="宋体" w:cstheme="minorEastAsia"/>
                <w:sz w:val="21"/>
                <w:szCs w:val="21"/>
              </w:rPr>
            </w:pPr>
            <w:r>
              <w:rPr>
                <w:rFonts w:hint="eastAsia" w:ascii="宋体" w:hAnsi="宋体" w:cstheme="minorEastAsia"/>
                <w:sz w:val="21"/>
                <w:szCs w:val="21"/>
              </w:rPr>
              <w:t>3.能够独立编制或审核项目估算、概算、预算、结(决)算和工程量清单及招标控制价、全过程控制等各种类型的造价相关业务；</w:t>
            </w:r>
          </w:p>
          <w:p>
            <w:pPr>
              <w:widowControl w:val="0"/>
              <w:jc w:val="both"/>
              <w:rPr>
                <w:rFonts w:ascii="宋体" w:hAnsi="宋体" w:cstheme="minorEastAsia"/>
                <w:sz w:val="21"/>
                <w:szCs w:val="21"/>
              </w:rPr>
            </w:pPr>
            <w:r>
              <w:rPr>
                <w:rFonts w:hint="eastAsia" w:ascii="宋体" w:hAnsi="宋体" w:cstheme="minorEastAsia"/>
                <w:sz w:val="21"/>
                <w:szCs w:val="21"/>
              </w:rPr>
              <w:t>4.熟练掌握算量计价软件</w:t>
            </w:r>
            <w:ins w:id="3" w:author="danci" w:date="2020-09-29T11:06:28Z">
              <w:r>
                <w:rPr>
                  <w:rFonts w:hint="eastAsia" w:ascii="宋体" w:hAnsi="宋体" w:cstheme="minorEastAsia"/>
                  <w:sz w:val="21"/>
                  <w:szCs w:val="21"/>
                  <w:lang w:eastAsia="zh-CN"/>
                </w:rPr>
                <w:t>、</w:t>
              </w:r>
            </w:ins>
            <w:r>
              <w:rPr>
                <w:rFonts w:hint="eastAsia" w:ascii="宋体" w:hAnsi="宋体" w:cstheme="minorEastAsia"/>
                <w:sz w:val="21"/>
                <w:szCs w:val="21"/>
              </w:rPr>
              <w:t>工程量清单计价规范和定额；</w:t>
            </w:r>
          </w:p>
          <w:p>
            <w:pPr>
              <w:widowControl w:val="0"/>
              <w:jc w:val="both"/>
              <w:rPr>
                <w:rFonts w:ascii="宋体" w:hAnsi="宋体" w:cstheme="minorEastAsia"/>
                <w:sz w:val="21"/>
                <w:szCs w:val="21"/>
              </w:rPr>
            </w:pPr>
            <w:r>
              <w:rPr>
                <w:rFonts w:hint="eastAsia" w:ascii="宋体" w:hAnsi="宋体" w:cstheme="minorEastAsia"/>
                <w:sz w:val="21"/>
                <w:szCs w:val="21"/>
              </w:rPr>
              <w:t>5.资格证书可放开；考核优秀者可纳入造价人员（实习生）；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2" w:hRule="atLeast"/>
        </w:trPr>
        <w:tc>
          <w:tcPr>
            <w:tcW w:w="1875" w:type="dxa"/>
            <w:vMerge w:val="restart"/>
            <w:vAlign w:val="center"/>
          </w:tcPr>
          <w:p>
            <w:pPr>
              <w:widowControl w:val="0"/>
              <w:jc w:val="center"/>
              <w:rPr>
                <w:rFonts w:ascii="宋体" w:hAnsi="宋体" w:cstheme="minorEastAsia"/>
                <w:color w:val="FF0000"/>
                <w:sz w:val="21"/>
                <w:szCs w:val="21"/>
              </w:rPr>
            </w:pPr>
            <w:r>
              <w:rPr>
                <w:rFonts w:hint="eastAsia" w:ascii="宋体" w:hAnsi="宋体" w:cstheme="minorEastAsia"/>
                <w:sz w:val="21"/>
                <w:szCs w:val="21"/>
              </w:rPr>
              <w:t>项目施工管理</w:t>
            </w:r>
          </w:p>
        </w:tc>
        <w:tc>
          <w:tcPr>
            <w:tcW w:w="862" w:type="dxa"/>
            <w:vAlign w:val="center"/>
          </w:tcPr>
          <w:p>
            <w:pPr>
              <w:widowControl w:val="0"/>
              <w:jc w:val="center"/>
              <w:rPr>
                <w:rFonts w:ascii="宋体" w:hAnsi="宋体" w:cstheme="minorEastAsia"/>
                <w:color w:val="FF0000"/>
                <w:sz w:val="21"/>
                <w:szCs w:val="21"/>
              </w:rPr>
            </w:pPr>
            <w:r>
              <w:rPr>
                <w:rFonts w:hint="eastAsia" w:ascii="宋体" w:hAnsi="宋体" w:cstheme="minorEastAsia"/>
                <w:sz w:val="21"/>
                <w:szCs w:val="21"/>
              </w:rPr>
              <w:t>5</w:t>
            </w:r>
          </w:p>
        </w:tc>
        <w:tc>
          <w:tcPr>
            <w:tcW w:w="1838" w:type="dxa"/>
            <w:vMerge w:val="restart"/>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对施工项目进行计划、组织、安排指挥、管理、监督、控制、协调等全过程的管理。</w:t>
            </w:r>
          </w:p>
        </w:tc>
        <w:tc>
          <w:tcPr>
            <w:tcW w:w="5738" w:type="dxa"/>
          </w:tcPr>
          <w:p>
            <w:pPr>
              <w:widowControl w:val="0"/>
              <w:jc w:val="both"/>
              <w:rPr>
                <w:rFonts w:hint="eastAsia" w:ascii="宋体" w:hAnsi="宋体" w:cstheme="minorEastAsia"/>
                <w:sz w:val="21"/>
                <w:szCs w:val="21"/>
              </w:rPr>
            </w:pPr>
            <w:r>
              <w:rPr>
                <w:rFonts w:hint="eastAsia" w:ascii="宋体" w:hAnsi="宋体" w:cstheme="minorEastAsia"/>
                <w:sz w:val="21"/>
                <w:szCs w:val="21"/>
              </w:rPr>
              <w:t>1.智能化建筑、电气、计算机等相关专业；</w:t>
            </w:r>
          </w:p>
          <w:p>
            <w:pPr>
              <w:widowControl w:val="0"/>
              <w:jc w:val="both"/>
              <w:rPr>
                <w:rFonts w:hint="eastAsia" w:ascii="宋体" w:hAnsi="宋体" w:cstheme="minorEastAsia"/>
                <w:sz w:val="21"/>
                <w:szCs w:val="21"/>
              </w:rPr>
            </w:pPr>
            <w:r>
              <w:rPr>
                <w:rFonts w:hint="eastAsia" w:ascii="宋体" w:hAnsi="宋体" w:cstheme="minorEastAsia"/>
                <w:sz w:val="21"/>
                <w:szCs w:val="21"/>
              </w:rPr>
              <w:t>2.具有较强的专业知识；</w:t>
            </w:r>
          </w:p>
          <w:p>
            <w:pPr>
              <w:widowControl w:val="0"/>
              <w:jc w:val="both"/>
              <w:rPr>
                <w:rFonts w:hint="eastAsia" w:ascii="宋体" w:hAnsi="宋体" w:cstheme="minorEastAsia"/>
                <w:sz w:val="21"/>
                <w:szCs w:val="21"/>
              </w:rPr>
            </w:pPr>
            <w:r>
              <w:rPr>
                <w:rFonts w:hint="eastAsia" w:ascii="宋体" w:hAnsi="宋体" w:cstheme="minorEastAsia"/>
                <w:sz w:val="21"/>
                <w:szCs w:val="21"/>
              </w:rPr>
              <w:t>3.具有较强的沟通能力、统筹能力，具有施工管理方面的能力；</w:t>
            </w:r>
          </w:p>
          <w:p>
            <w:pPr>
              <w:widowControl w:val="0"/>
              <w:jc w:val="both"/>
              <w:rPr>
                <w:rFonts w:ascii="宋体" w:hAnsi="宋体" w:cstheme="minorEastAsia"/>
                <w:sz w:val="21"/>
                <w:szCs w:val="21"/>
              </w:rPr>
            </w:pPr>
            <w:r>
              <w:rPr>
                <w:rFonts w:hint="eastAsia" w:ascii="宋体" w:hAnsi="宋体" w:cstheme="minorEastAsia"/>
                <w:sz w:val="21"/>
                <w:szCs w:val="21"/>
              </w:rPr>
              <w:t>4.身体健康，抗压能力强，适应长期出差。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0" w:hRule="atLeast"/>
        </w:trPr>
        <w:tc>
          <w:tcPr>
            <w:tcW w:w="1875" w:type="dxa"/>
            <w:vMerge w:val="continue"/>
            <w:vAlign w:val="center"/>
          </w:tcPr>
          <w:p>
            <w:pPr>
              <w:widowControl w:val="0"/>
              <w:jc w:val="center"/>
            </w:pPr>
          </w:p>
        </w:tc>
        <w:tc>
          <w:tcPr>
            <w:tcW w:w="862" w:type="dxa"/>
            <w:vAlign w:val="center"/>
          </w:tcPr>
          <w:p>
            <w:pPr>
              <w:widowControl w:val="0"/>
              <w:jc w:val="center"/>
              <w:rPr>
                <w:rFonts w:ascii="宋体" w:hAnsi="宋体" w:cstheme="minorEastAsia"/>
                <w:color w:val="FF0000"/>
                <w:sz w:val="21"/>
                <w:szCs w:val="21"/>
              </w:rPr>
            </w:pPr>
            <w:r>
              <w:rPr>
                <w:rFonts w:hint="eastAsia" w:ascii="宋体" w:hAnsi="宋体" w:cstheme="minorEastAsia"/>
                <w:sz w:val="21"/>
                <w:szCs w:val="21"/>
              </w:rPr>
              <w:t>实习生10</w:t>
            </w:r>
          </w:p>
        </w:tc>
        <w:tc>
          <w:tcPr>
            <w:tcW w:w="1838" w:type="dxa"/>
            <w:vMerge w:val="continue"/>
            <w:vAlign w:val="center"/>
          </w:tcPr>
          <w:p>
            <w:pPr>
              <w:widowControl w:val="0"/>
              <w:jc w:val="center"/>
              <w:rPr>
                <w:rFonts w:ascii="宋体" w:hAnsi="宋体" w:cstheme="minorEastAsia"/>
                <w:sz w:val="21"/>
                <w:szCs w:val="21"/>
              </w:rPr>
            </w:pP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协助项目施工管理的相关工作</w:t>
            </w:r>
            <w:r>
              <w:rPr>
                <w:rFonts w:hint="eastAsia" w:ascii="宋体" w:hAnsi="宋体" w:cstheme="minorEastAsia"/>
                <w:sz w:val="21"/>
                <w:szCs w:val="21"/>
                <w:lang w:eastAsia="zh-CN"/>
              </w:rPr>
              <w:t>。</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1.电气工程及其自动化专业或计算机应用类相关专业本科及以上学历；</w:t>
            </w:r>
          </w:p>
          <w:p>
            <w:pPr>
              <w:widowControl w:val="0"/>
              <w:jc w:val="both"/>
              <w:rPr>
                <w:rFonts w:ascii="宋体" w:hAnsi="宋体" w:cstheme="minorEastAsia"/>
                <w:sz w:val="21"/>
                <w:szCs w:val="21"/>
              </w:rPr>
            </w:pPr>
            <w:r>
              <w:rPr>
                <w:rFonts w:hint="eastAsia" w:ascii="宋体" w:hAnsi="宋体" w:cstheme="minorEastAsia"/>
                <w:sz w:val="21"/>
                <w:szCs w:val="21"/>
              </w:rPr>
              <w:t>2.性格开朗、善于沟通，好学上进、动手能力强，服从实习工作安排，组织纪律性强；</w:t>
            </w:r>
          </w:p>
          <w:p>
            <w:pPr>
              <w:widowControl w:val="0"/>
              <w:jc w:val="both"/>
              <w:rPr>
                <w:rFonts w:ascii="宋体" w:hAnsi="宋体" w:cstheme="minorEastAsia"/>
                <w:sz w:val="21"/>
                <w:szCs w:val="21"/>
              </w:rPr>
            </w:pPr>
            <w:r>
              <w:rPr>
                <w:rFonts w:hint="eastAsia" w:ascii="宋体" w:hAnsi="宋体" w:cstheme="minorEastAsia"/>
                <w:sz w:val="21"/>
                <w:szCs w:val="21"/>
              </w:rPr>
              <w:t>3.具备常用的办公软件、CAD制图软件的基本能力，适应中、长期出差；</w:t>
            </w:r>
          </w:p>
          <w:p>
            <w:pPr>
              <w:widowControl w:val="0"/>
              <w:jc w:val="both"/>
              <w:rPr>
                <w:rFonts w:ascii="宋体" w:hAnsi="宋体" w:cstheme="minorEastAsia"/>
                <w:sz w:val="21"/>
                <w:szCs w:val="21"/>
              </w:rPr>
            </w:pPr>
            <w:r>
              <w:rPr>
                <w:rFonts w:hint="eastAsia" w:ascii="宋体" w:hAnsi="宋体" w:cstheme="minorEastAsia"/>
                <w:sz w:val="21"/>
                <w:szCs w:val="21"/>
              </w:rPr>
              <w:t>4.考核优秀者可优先录用。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1" w:hRule="atLeast"/>
        </w:trPr>
        <w:tc>
          <w:tcPr>
            <w:tcW w:w="1875"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项目实施工程师</w:t>
            </w:r>
          </w:p>
        </w:tc>
        <w:tc>
          <w:tcPr>
            <w:tcW w:w="862" w:type="dxa"/>
            <w:vAlign w:val="center"/>
          </w:tcPr>
          <w:p>
            <w:pPr>
              <w:widowControl w:val="0"/>
              <w:jc w:val="center"/>
              <w:rPr>
                <w:rFonts w:ascii="宋体" w:hAnsi="宋体" w:cstheme="minorEastAsia"/>
                <w:color w:val="000000" w:themeColor="text1"/>
                <w:sz w:val="21"/>
                <w:szCs w:val="21"/>
                <w14:textFill>
                  <w14:solidFill>
                    <w14:schemeClr w14:val="tx1"/>
                  </w14:solidFill>
                </w14:textFill>
              </w:rPr>
            </w:pPr>
            <w:r>
              <w:rPr>
                <w:rFonts w:hint="eastAsia" w:ascii="宋体" w:hAnsi="宋体" w:cstheme="minorEastAsia"/>
                <w:color w:val="000000" w:themeColor="text1"/>
                <w:sz w:val="21"/>
                <w:szCs w:val="21"/>
                <w14:textFill>
                  <w14:solidFill>
                    <w14:schemeClr w14:val="tx1"/>
                  </w14:solidFill>
                </w14:textFill>
              </w:rPr>
              <w:t>8</w:t>
            </w:r>
          </w:p>
          <w:p>
            <w:pPr>
              <w:widowControl w:val="0"/>
              <w:jc w:val="center"/>
              <w:rPr>
                <w:rFonts w:ascii="宋体" w:hAnsi="宋体" w:cstheme="minorEastAsia"/>
                <w:sz w:val="21"/>
                <w:szCs w:val="21"/>
              </w:rPr>
            </w:pPr>
          </w:p>
        </w:tc>
        <w:tc>
          <w:tcPr>
            <w:tcW w:w="1838" w:type="dxa"/>
            <w:vAlign w:val="center"/>
          </w:tcPr>
          <w:p>
            <w:pPr>
              <w:widowControl w:val="0"/>
              <w:jc w:val="center"/>
              <w:rPr>
                <w:rFonts w:ascii="宋体" w:hAnsi="宋体"/>
                <w:sz w:val="21"/>
                <w:szCs w:val="21"/>
              </w:rPr>
            </w:pPr>
            <w:r>
              <w:rPr>
                <w:rFonts w:hint="eastAsia" w:ascii="宋体" w:hAnsi="宋体"/>
                <w:sz w:val="21"/>
                <w:szCs w:val="21"/>
              </w:rPr>
              <w:t>本科及以上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1.对接用户，及时转达产品定制、实施要求等信息。执行产品的测试工作，整理项目资料，执行竣工验收工作；</w:t>
            </w:r>
          </w:p>
          <w:p>
            <w:pPr>
              <w:widowControl w:val="0"/>
              <w:jc w:val="both"/>
              <w:rPr>
                <w:rFonts w:ascii="宋体" w:hAnsi="宋体" w:cstheme="minorEastAsia"/>
                <w:sz w:val="21"/>
                <w:szCs w:val="21"/>
              </w:rPr>
            </w:pPr>
            <w:r>
              <w:rPr>
                <w:rFonts w:hint="eastAsia" w:ascii="宋体" w:hAnsi="宋体" w:cstheme="minorEastAsia"/>
                <w:sz w:val="21"/>
                <w:szCs w:val="21"/>
              </w:rPr>
              <w:t>2.制定合理有效的实施方案，执行现场实施和管理工作。完成项目技术资料及项目现场图片的收集、整理、归档管理工作；</w:t>
            </w:r>
          </w:p>
          <w:p>
            <w:pPr>
              <w:widowControl w:val="0"/>
              <w:jc w:val="both"/>
              <w:rPr>
                <w:rFonts w:hint="eastAsia" w:ascii="宋体" w:hAnsi="宋体" w:eastAsia="宋体" w:cstheme="minorEastAsia"/>
                <w:sz w:val="21"/>
                <w:szCs w:val="21"/>
                <w:lang w:eastAsia="zh-CN"/>
              </w:rPr>
            </w:pPr>
            <w:r>
              <w:rPr>
                <w:rFonts w:hint="eastAsia" w:ascii="宋体" w:hAnsi="宋体" w:cstheme="minorEastAsia"/>
                <w:sz w:val="21"/>
                <w:szCs w:val="21"/>
              </w:rPr>
              <w:t>3.在IMP平台上执行项目立项和项目结项等流程性工作，完成甲方及维护人员培训工作</w:t>
            </w:r>
            <w:r>
              <w:rPr>
                <w:rFonts w:hint="eastAsia" w:ascii="宋体" w:hAnsi="宋体" w:cstheme="minorEastAsia"/>
                <w:sz w:val="21"/>
                <w:szCs w:val="21"/>
                <w:lang w:eastAsia="zh-CN"/>
              </w:rPr>
              <w:t>。</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1.计算机相关专业；</w:t>
            </w:r>
          </w:p>
          <w:p>
            <w:pPr>
              <w:widowControl w:val="0"/>
              <w:jc w:val="both"/>
              <w:rPr>
                <w:rFonts w:ascii="宋体" w:hAnsi="宋体" w:cstheme="minorEastAsia"/>
                <w:sz w:val="21"/>
                <w:szCs w:val="21"/>
              </w:rPr>
            </w:pPr>
            <w:r>
              <w:rPr>
                <w:rFonts w:hint="eastAsia" w:ascii="宋体" w:hAnsi="宋体" w:cstheme="minorEastAsia"/>
                <w:sz w:val="21"/>
                <w:szCs w:val="21"/>
              </w:rPr>
              <w:t>2.具有一定的沟通表达能力和交际技巧，计划、组织和协调能力，逻辑思维强；</w:t>
            </w:r>
          </w:p>
          <w:p>
            <w:pPr>
              <w:widowControl w:val="0"/>
              <w:jc w:val="both"/>
              <w:rPr>
                <w:rFonts w:ascii="宋体" w:hAnsi="宋体" w:cstheme="minorEastAsia"/>
                <w:sz w:val="21"/>
                <w:szCs w:val="21"/>
              </w:rPr>
            </w:pPr>
            <w:r>
              <w:rPr>
                <w:rFonts w:hint="eastAsia" w:ascii="宋体" w:hAnsi="宋体" w:cstheme="minorEastAsia"/>
                <w:sz w:val="21"/>
                <w:szCs w:val="21"/>
              </w:rPr>
              <w:t>3.吃苦耐劳，具有团队合作精神。求知上进，勤劳敬业，能按时或提前达成工作目标；</w:t>
            </w:r>
          </w:p>
          <w:p>
            <w:pPr>
              <w:widowControl w:val="0"/>
              <w:jc w:val="both"/>
              <w:rPr>
                <w:rFonts w:hint="eastAsia" w:ascii="宋体" w:hAnsi="宋体" w:eastAsia="宋体" w:cstheme="minorEastAsia"/>
                <w:sz w:val="21"/>
                <w:szCs w:val="21"/>
                <w:lang w:eastAsia="zh-CN"/>
              </w:rPr>
            </w:pPr>
            <w:r>
              <w:rPr>
                <w:rFonts w:hint="eastAsia" w:ascii="宋体" w:hAnsi="宋体" w:cstheme="minorEastAsia"/>
                <w:sz w:val="21"/>
                <w:szCs w:val="21"/>
              </w:rPr>
              <w:t>4.熟练掌握日常办公软件的使用，自觉意识强，能承受一定的工作压力，接受经常性出差</w:t>
            </w:r>
            <w:r>
              <w:rPr>
                <w:rFonts w:hint="eastAsia" w:ascii="宋体" w:hAnsi="宋体" w:cstheme="minorEastAsia"/>
                <w:sz w:val="21"/>
                <w:szCs w:val="21"/>
                <w:lang w:eastAsia="zh-CN"/>
              </w:rPr>
              <w:t>。</w:t>
            </w:r>
          </w:p>
          <w:p>
            <w:pPr>
              <w:widowControl w:val="0"/>
              <w:jc w:val="both"/>
              <w:rPr>
                <w:rFonts w:ascii="宋体" w:hAnsi="宋体"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售前技术支持</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1</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1.收集项目前期资料，能完成弱电类项目建设方案编写、CAD制图、汇报PPT等；</w:t>
            </w:r>
          </w:p>
          <w:p>
            <w:pPr>
              <w:widowControl w:val="0"/>
              <w:jc w:val="both"/>
              <w:rPr>
                <w:rFonts w:ascii="宋体" w:hAnsi="宋体" w:cstheme="minorEastAsia"/>
                <w:sz w:val="21"/>
                <w:szCs w:val="21"/>
              </w:rPr>
            </w:pPr>
            <w:r>
              <w:rPr>
                <w:rFonts w:hint="eastAsia" w:ascii="宋体" w:hAnsi="宋体" w:cstheme="minorEastAsia"/>
                <w:sz w:val="21"/>
                <w:szCs w:val="21"/>
              </w:rPr>
              <w:t>2.负责用户、设备供应厂商及内部技术沟通工作；</w:t>
            </w:r>
          </w:p>
          <w:p>
            <w:pPr>
              <w:widowControl w:val="0"/>
              <w:jc w:val="both"/>
              <w:rPr>
                <w:rFonts w:hint="eastAsia" w:ascii="宋体" w:hAnsi="宋体" w:eastAsia="宋体" w:cstheme="minorEastAsia"/>
                <w:sz w:val="21"/>
                <w:szCs w:val="21"/>
                <w:lang w:eastAsia="zh-CN"/>
              </w:rPr>
            </w:pPr>
            <w:r>
              <w:rPr>
                <w:rFonts w:hint="eastAsia" w:ascii="宋体" w:hAnsi="宋体" w:cstheme="minorEastAsia"/>
                <w:sz w:val="21"/>
                <w:szCs w:val="21"/>
              </w:rPr>
              <w:t>3.不断提高专业技能知识，考取相关证件</w:t>
            </w:r>
            <w:r>
              <w:rPr>
                <w:rFonts w:hint="eastAsia" w:ascii="宋体" w:hAnsi="宋体" w:cstheme="minorEastAsia"/>
                <w:sz w:val="21"/>
                <w:szCs w:val="21"/>
                <w:lang w:eastAsia="zh-CN"/>
              </w:rPr>
              <w:t>。</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1.网络/计算机/通信/自动化/工程等相关专业本科及以上学历；</w:t>
            </w:r>
          </w:p>
          <w:p>
            <w:pPr>
              <w:widowControl w:val="0"/>
              <w:jc w:val="both"/>
              <w:rPr>
                <w:rFonts w:ascii="宋体" w:hAnsi="宋体" w:cstheme="minorEastAsia"/>
                <w:sz w:val="21"/>
                <w:szCs w:val="21"/>
              </w:rPr>
            </w:pPr>
            <w:r>
              <w:rPr>
                <w:rFonts w:hint="eastAsia" w:ascii="宋体" w:hAnsi="宋体" w:cstheme="minorEastAsia"/>
                <w:sz w:val="21"/>
                <w:szCs w:val="21"/>
              </w:rPr>
              <w:t>2.具有主流网络交换设备厂商资格认证证书优先；</w:t>
            </w:r>
          </w:p>
          <w:p>
            <w:pPr>
              <w:widowControl w:val="0"/>
              <w:jc w:val="both"/>
              <w:rPr>
                <w:rFonts w:ascii="宋体" w:hAnsi="宋体" w:cstheme="minorEastAsia"/>
                <w:sz w:val="21"/>
                <w:szCs w:val="21"/>
              </w:rPr>
            </w:pPr>
            <w:r>
              <w:rPr>
                <w:rFonts w:hint="eastAsia" w:ascii="宋体" w:hAnsi="宋体" w:cstheme="minorEastAsia"/>
                <w:sz w:val="21"/>
                <w:szCs w:val="21"/>
              </w:rPr>
              <w:t>3.弱电工程售前支持相关工作经验1年以上（可接受应届毕业生）；</w:t>
            </w:r>
          </w:p>
          <w:p>
            <w:pPr>
              <w:widowControl w:val="0"/>
              <w:jc w:val="both"/>
              <w:rPr>
                <w:rFonts w:hint="eastAsia" w:ascii="宋体" w:hAnsi="宋体" w:eastAsia="宋体" w:cstheme="minorEastAsia"/>
                <w:sz w:val="21"/>
                <w:szCs w:val="21"/>
                <w:lang w:eastAsia="zh-CN"/>
              </w:rPr>
            </w:pPr>
            <w:r>
              <w:rPr>
                <w:rFonts w:hint="eastAsia" w:ascii="宋体" w:hAnsi="宋体" w:cstheme="minorEastAsia"/>
                <w:sz w:val="21"/>
                <w:szCs w:val="21"/>
              </w:rPr>
              <w:t>4.具备较强的沟通、表达能力，熟练使用Office、AutoCAD、Visio等相关工具软件，可独立进行华为/H3C等常用数通产品的部署和调试</w:t>
            </w:r>
            <w:r>
              <w:rPr>
                <w:rFonts w:hint="eastAsia" w:ascii="宋体" w:hAnsi="宋体" w:cstheme="minorEastAsia"/>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实施运维工程师</w:t>
            </w:r>
            <w:r>
              <w:rPr>
                <w:rFonts w:hint="eastAsia" w:ascii="宋体" w:hAnsi="宋体" w:cstheme="minorEastAsia"/>
                <w:sz w:val="21"/>
                <w:szCs w:val="21"/>
                <w:lang w:eastAsia="zh-CN"/>
              </w:rPr>
              <w:t>（</w:t>
            </w:r>
            <w:r>
              <w:rPr>
                <w:rFonts w:hint="eastAsia" w:ascii="宋体" w:hAnsi="宋体" w:cstheme="minorEastAsia"/>
                <w:sz w:val="21"/>
                <w:szCs w:val="21"/>
                <w:lang w:val="en-US" w:eastAsia="zh-CN"/>
              </w:rPr>
              <w:t>弱电</w:t>
            </w:r>
            <w:r>
              <w:rPr>
                <w:rFonts w:hint="eastAsia" w:ascii="宋体" w:hAnsi="宋体" w:cstheme="minorEastAsia"/>
                <w:sz w:val="21"/>
                <w:szCs w:val="21"/>
                <w:lang w:eastAsia="zh-CN"/>
              </w:rPr>
              <w:t>）</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3</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1.进行施工确认、变更单填报,项目</w:t>
            </w:r>
            <w:r>
              <w:rPr>
                <w:rFonts w:hint="eastAsia" w:ascii="宋体" w:hAnsi="宋体" w:cstheme="minorEastAsia"/>
                <w:sz w:val="21"/>
                <w:szCs w:val="21"/>
                <w:lang w:val="en-US" w:eastAsia="zh-CN"/>
              </w:rPr>
              <w:t>相关</w:t>
            </w:r>
            <w:r>
              <w:rPr>
                <w:rFonts w:hint="eastAsia" w:ascii="宋体" w:hAnsi="宋体" w:cstheme="minorEastAsia"/>
                <w:sz w:val="21"/>
                <w:szCs w:val="21"/>
              </w:rPr>
              <w:t>资料的编写、整理、归档工作；</w:t>
            </w:r>
          </w:p>
          <w:p>
            <w:pPr>
              <w:widowControl w:val="0"/>
              <w:jc w:val="both"/>
              <w:rPr>
                <w:rFonts w:hint="eastAsia" w:ascii="宋体" w:hAnsi="宋体" w:eastAsia="宋体" w:cstheme="minorEastAsia"/>
                <w:sz w:val="21"/>
                <w:szCs w:val="21"/>
                <w:lang w:eastAsia="zh-CN"/>
              </w:rPr>
            </w:pPr>
            <w:r>
              <w:rPr>
                <w:rFonts w:hint="eastAsia" w:ascii="宋体" w:hAnsi="宋体" w:cstheme="minorEastAsia"/>
                <w:sz w:val="21"/>
                <w:szCs w:val="21"/>
              </w:rPr>
              <w:t>2.配合项目经理完成各项工作，负责弱电智能化系统工程项目管理工作</w:t>
            </w:r>
            <w:r>
              <w:rPr>
                <w:rFonts w:hint="eastAsia" w:ascii="宋体" w:hAnsi="宋体" w:cstheme="minorEastAsia"/>
                <w:sz w:val="21"/>
                <w:szCs w:val="21"/>
                <w:lang w:eastAsia="zh-CN"/>
              </w:rPr>
              <w:t>。</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1.网络/计算机/通信/自动化/工程等相关专业本科及以上学历；</w:t>
            </w:r>
          </w:p>
          <w:p>
            <w:pPr>
              <w:widowControl w:val="0"/>
              <w:jc w:val="both"/>
              <w:rPr>
                <w:rFonts w:ascii="宋体" w:hAnsi="宋体" w:cstheme="minorEastAsia"/>
                <w:sz w:val="21"/>
                <w:szCs w:val="21"/>
              </w:rPr>
            </w:pPr>
            <w:r>
              <w:rPr>
                <w:rFonts w:hint="eastAsia" w:ascii="宋体" w:hAnsi="宋体" w:cstheme="minorEastAsia"/>
                <w:sz w:val="21"/>
                <w:szCs w:val="21"/>
              </w:rPr>
              <w:t>2.具有建造师、五大员证书优先；</w:t>
            </w:r>
          </w:p>
          <w:p>
            <w:pPr>
              <w:widowControl w:val="0"/>
              <w:jc w:val="both"/>
              <w:rPr>
                <w:rFonts w:ascii="宋体" w:hAnsi="宋体" w:cstheme="minorEastAsia"/>
                <w:sz w:val="21"/>
                <w:szCs w:val="21"/>
              </w:rPr>
            </w:pPr>
            <w:r>
              <w:rPr>
                <w:rFonts w:hint="eastAsia" w:ascii="宋体" w:hAnsi="宋体" w:cstheme="minorEastAsia"/>
                <w:sz w:val="21"/>
                <w:szCs w:val="21"/>
              </w:rPr>
              <w:t>3.弱电工程实施相关工作经验1年（可接受应届毕业生）；</w:t>
            </w:r>
          </w:p>
          <w:p>
            <w:pPr>
              <w:widowControl w:val="0"/>
              <w:jc w:val="both"/>
              <w:rPr>
                <w:rFonts w:hint="eastAsia" w:ascii="宋体" w:hAnsi="宋体" w:eastAsia="宋体" w:cstheme="minorEastAsia"/>
                <w:sz w:val="21"/>
                <w:szCs w:val="21"/>
                <w:lang w:eastAsia="zh-CN"/>
              </w:rPr>
            </w:pPr>
            <w:r>
              <w:rPr>
                <w:rFonts w:hint="eastAsia" w:ascii="宋体" w:hAnsi="宋体" w:cstheme="minorEastAsia"/>
                <w:sz w:val="21"/>
                <w:szCs w:val="21"/>
              </w:rPr>
              <w:t>4.熟练使用Office、AutoCAD、Visio等相关工具软件，具备施工现场的工人管理，安全管理，与甲方的工作协调能力，对相关技术发展快速学习及掌握能力</w:t>
            </w:r>
            <w:r>
              <w:rPr>
                <w:rFonts w:hint="eastAsia" w:ascii="宋体" w:hAnsi="宋体" w:cstheme="minorEastAsia"/>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9" w:hRule="atLeast"/>
        </w:trPr>
        <w:tc>
          <w:tcPr>
            <w:tcW w:w="1875" w:type="dxa"/>
            <w:vAlign w:val="center"/>
          </w:tcPr>
          <w:p>
            <w:pPr>
              <w:widowControl w:val="0"/>
              <w:jc w:val="center"/>
              <w:rPr>
                <w:rFonts w:ascii="宋体" w:hAnsi="宋体" w:cstheme="minorEastAsia"/>
                <w:color w:val="FF0000"/>
                <w:sz w:val="21"/>
                <w:szCs w:val="21"/>
              </w:rPr>
            </w:pPr>
            <w:r>
              <w:rPr>
                <w:rFonts w:hint="eastAsia" w:ascii="宋体" w:hAnsi="宋体" w:cstheme="minorEastAsia"/>
                <w:sz w:val="21"/>
                <w:szCs w:val="21"/>
              </w:rPr>
              <w:t>运维实施一线工程师</w:t>
            </w:r>
            <w:r>
              <w:rPr>
                <w:rFonts w:hint="eastAsia" w:ascii="宋体" w:hAnsi="宋体" w:cstheme="minorEastAsia"/>
                <w:sz w:val="21"/>
                <w:szCs w:val="21"/>
                <w:lang w:eastAsia="zh-CN"/>
              </w:rPr>
              <w:t>（</w:t>
            </w:r>
            <w:r>
              <w:rPr>
                <w:rFonts w:hint="eastAsia" w:ascii="宋体" w:hAnsi="宋体" w:cstheme="minorEastAsia"/>
                <w:sz w:val="21"/>
                <w:szCs w:val="21"/>
                <w:lang w:val="en-US" w:eastAsia="zh-CN"/>
              </w:rPr>
              <w:t>弱电</w:t>
            </w:r>
            <w:r>
              <w:rPr>
                <w:rFonts w:hint="eastAsia" w:ascii="宋体" w:hAnsi="宋体" w:cstheme="minorEastAsia"/>
                <w:sz w:val="21"/>
                <w:szCs w:val="21"/>
                <w:lang w:eastAsia="zh-CN"/>
              </w:rPr>
              <w:t>）</w:t>
            </w:r>
          </w:p>
        </w:tc>
        <w:tc>
          <w:tcPr>
            <w:tcW w:w="862" w:type="dxa"/>
            <w:tcBorders/>
            <w:vAlign w:val="center"/>
          </w:tcPr>
          <w:p>
            <w:pPr>
              <w:widowControl w:val="0"/>
              <w:jc w:val="center"/>
              <w:rPr>
                <w:rFonts w:hint="default" w:ascii="宋体" w:hAnsi="宋体" w:cstheme="minorEastAsia"/>
                <w:sz w:val="21"/>
                <w:szCs w:val="21"/>
                <w:lang w:val="en-US" w:eastAsia="zh-CN"/>
              </w:rPr>
            </w:pPr>
            <w:r>
              <w:rPr>
                <w:rFonts w:hint="eastAsia" w:ascii="宋体" w:hAnsi="宋体" w:cstheme="minorEastAsia"/>
                <w:sz w:val="21"/>
                <w:szCs w:val="21"/>
                <w:lang w:val="en-US" w:eastAsia="zh-CN"/>
              </w:rPr>
              <w:t>3</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jc w:val="both"/>
              <w:rPr>
                <w:rFonts w:ascii="宋体" w:hAnsi="宋体" w:cstheme="minorEastAsia"/>
                <w:sz w:val="21"/>
                <w:szCs w:val="21"/>
                <w:highlight w:val="none"/>
              </w:rPr>
            </w:pPr>
            <w:r>
              <w:rPr>
                <w:rFonts w:hint="eastAsia" w:ascii="宋体" w:hAnsi="宋体" w:cstheme="minorEastAsia"/>
                <w:sz w:val="21"/>
                <w:szCs w:val="21"/>
                <w:highlight w:val="none"/>
              </w:rPr>
              <w:t>1.处理日常运维事务，</w:t>
            </w:r>
            <w:r>
              <w:rPr>
                <w:rFonts w:hint="eastAsia" w:ascii="宋体" w:hAnsi="宋体" w:cstheme="minorEastAsia"/>
                <w:sz w:val="21"/>
                <w:szCs w:val="21"/>
                <w:highlight w:val="none"/>
                <w:lang w:val="en-US" w:eastAsia="zh-CN"/>
              </w:rPr>
              <w:t>承</w:t>
            </w:r>
            <w:r>
              <w:rPr>
                <w:rFonts w:hint="eastAsia" w:ascii="宋体" w:hAnsi="宋体" w:cstheme="minorEastAsia"/>
                <w:sz w:val="21"/>
                <w:szCs w:val="21"/>
                <w:highlight w:val="none"/>
              </w:rPr>
              <w:t>担运维项目现场部分工作内容；</w:t>
            </w:r>
          </w:p>
          <w:p>
            <w:pPr>
              <w:widowControl w:val="0"/>
              <w:jc w:val="both"/>
              <w:rPr>
                <w:rFonts w:ascii="宋体" w:hAnsi="宋体" w:cstheme="minorEastAsia"/>
                <w:sz w:val="21"/>
                <w:szCs w:val="21"/>
                <w:highlight w:val="none"/>
              </w:rPr>
            </w:pPr>
            <w:r>
              <w:rPr>
                <w:rFonts w:hint="eastAsia" w:ascii="宋体" w:hAnsi="宋体" w:cstheme="minorEastAsia"/>
                <w:sz w:val="21"/>
                <w:szCs w:val="21"/>
                <w:highlight w:val="none"/>
              </w:rPr>
              <w:t>2.完成故障接报、判断</w:t>
            </w:r>
            <w:r>
              <w:rPr>
                <w:rFonts w:hint="eastAsia" w:ascii="宋体" w:hAnsi="宋体" w:cstheme="minorEastAsia"/>
                <w:sz w:val="21"/>
                <w:szCs w:val="21"/>
                <w:highlight w:val="none"/>
                <w:lang w:val="en-US" w:eastAsia="zh-CN"/>
              </w:rPr>
              <w:t>等</w:t>
            </w:r>
            <w:r>
              <w:rPr>
                <w:rFonts w:hint="eastAsia" w:ascii="宋体" w:hAnsi="宋体" w:cstheme="minorEastAsia"/>
                <w:sz w:val="21"/>
                <w:szCs w:val="21"/>
                <w:highlight w:val="none"/>
              </w:rPr>
              <w:t>事件故障升级，采集数据</w:t>
            </w:r>
            <w:r>
              <w:rPr>
                <w:rFonts w:hint="eastAsia" w:ascii="宋体" w:hAnsi="宋体" w:cstheme="minorEastAsia"/>
                <w:sz w:val="21"/>
                <w:szCs w:val="21"/>
                <w:highlight w:val="none"/>
                <w:lang w:eastAsia="zh-CN"/>
              </w:rPr>
              <w:t>，</w:t>
            </w:r>
            <w:r>
              <w:rPr>
                <w:rFonts w:hint="eastAsia" w:ascii="宋体" w:hAnsi="宋体" w:cstheme="minorEastAsia"/>
                <w:sz w:val="21"/>
                <w:szCs w:val="21"/>
                <w:highlight w:val="none"/>
              </w:rPr>
              <w:t>对现场事件进行准确记录；</w:t>
            </w:r>
          </w:p>
          <w:p>
            <w:pPr>
              <w:widowControl w:val="0"/>
              <w:jc w:val="both"/>
              <w:rPr>
                <w:rFonts w:hint="eastAsia" w:ascii="宋体" w:hAnsi="宋体" w:eastAsia="宋体" w:cstheme="minorEastAsia"/>
                <w:sz w:val="21"/>
                <w:szCs w:val="21"/>
                <w:lang w:eastAsia="zh-CN"/>
              </w:rPr>
            </w:pPr>
            <w:r>
              <w:rPr>
                <w:rFonts w:hint="eastAsia" w:ascii="宋体" w:hAnsi="宋体" w:cstheme="minorEastAsia"/>
                <w:sz w:val="21"/>
                <w:szCs w:val="21"/>
                <w:highlight w:val="none"/>
              </w:rPr>
              <w:t>3.承担一定集成项目现场实施任务，按照要求完成现场实施工作</w:t>
            </w:r>
            <w:r>
              <w:rPr>
                <w:rFonts w:hint="eastAsia" w:ascii="宋体" w:hAnsi="宋体" w:cstheme="minorEastAsia"/>
                <w:sz w:val="21"/>
                <w:szCs w:val="21"/>
                <w:highlight w:val="none"/>
                <w:lang w:eastAsia="zh-CN"/>
              </w:rPr>
              <w:t>。</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1.计算机、电子、通信相关专业；</w:t>
            </w:r>
          </w:p>
          <w:p>
            <w:pPr>
              <w:widowControl w:val="0"/>
              <w:jc w:val="both"/>
              <w:rPr>
                <w:rFonts w:ascii="宋体" w:hAnsi="宋体" w:cstheme="minorEastAsia"/>
                <w:sz w:val="21"/>
                <w:szCs w:val="21"/>
              </w:rPr>
            </w:pPr>
            <w:r>
              <w:rPr>
                <w:rFonts w:hint="eastAsia" w:ascii="宋体" w:hAnsi="宋体" w:cstheme="minorEastAsia"/>
                <w:sz w:val="21"/>
                <w:szCs w:val="21"/>
              </w:rPr>
              <w:t>2.具有IT行业或运维岗位工作经验，身体健康、抗压能力强；</w:t>
            </w:r>
          </w:p>
          <w:p>
            <w:pPr>
              <w:widowControl w:val="0"/>
              <w:jc w:val="both"/>
              <w:rPr>
                <w:rFonts w:ascii="宋体" w:hAnsi="宋体" w:cstheme="minorEastAsia"/>
                <w:sz w:val="21"/>
                <w:szCs w:val="21"/>
              </w:rPr>
            </w:pPr>
            <w:r>
              <w:rPr>
                <w:rFonts w:hint="eastAsia" w:ascii="宋体" w:hAnsi="宋体" w:cstheme="minorEastAsia"/>
                <w:sz w:val="21"/>
                <w:szCs w:val="21"/>
              </w:rPr>
              <w:t>3.具有对相关技术的快速学习及掌握能力，有较好的执行能力。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6" w:hRule="atLeast"/>
        </w:trPr>
        <w:tc>
          <w:tcPr>
            <w:tcW w:w="1875" w:type="dxa"/>
            <w:vAlign w:val="center"/>
          </w:tcPr>
          <w:p>
            <w:pPr>
              <w:widowControl w:val="0"/>
              <w:jc w:val="center"/>
              <w:rPr>
                <w:rFonts w:ascii="宋体" w:hAnsi="宋体" w:cstheme="minorEastAsia"/>
                <w:color w:val="FF0000"/>
                <w:sz w:val="21"/>
                <w:szCs w:val="21"/>
              </w:rPr>
            </w:pPr>
            <w:r>
              <w:rPr>
                <w:rFonts w:hint="eastAsia" w:ascii="宋体" w:hAnsi="宋体" w:cstheme="minorEastAsia"/>
                <w:sz w:val="21"/>
                <w:szCs w:val="21"/>
              </w:rPr>
              <w:t>招聘专员</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1</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本科以上</w:t>
            </w:r>
          </w:p>
        </w:tc>
        <w:tc>
          <w:tcPr>
            <w:tcW w:w="4362" w:type="dxa"/>
          </w:tcPr>
          <w:p>
            <w:pPr>
              <w:pStyle w:val="6"/>
              <w:widowControl w:val="0"/>
              <w:numPr>
                <w:ilvl w:val="0"/>
                <w:numId w:val="0"/>
              </w:numPr>
              <w:jc w:val="both"/>
              <w:rPr>
                <w:ins w:id="4" w:author="JUJUMAO" w:date="2020-09-28T14:05:00Z"/>
                <w:rFonts w:hint="eastAsia" w:ascii="宋体" w:hAnsi="宋体" w:cstheme="minorEastAsia"/>
                <w:sz w:val="21"/>
                <w:szCs w:val="21"/>
              </w:rPr>
            </w:pPr>
            <w:r>
              <w:rPr>
                <w:rFonts w:hint="eastAsia" w:ascii="宋体" w:hAnsi="宋体" w:cstheme="minorEastAsia"/>
                <w:sz w:val="21"/>
                <w:szCs w:val="21"/>
                <w:lang w:val="en-US" w:eastAsia="zh-CN"/>
              </w:rPr>
              <w:t>1.</w:t>
            </w:r>
            <w:r>
              <w:rPr>
                <w:rFonts w:hint="eastAsia" w:ascii="宋体" w:hAnsi="宋体" w:cstheme="minorEastAsia"/>
                <w:sz w:val="21"/>
                <w:szCs w:val="21"/>
              </w:rPr>
              <w:t>完成招聘相关制度的编制工作，开发不同的招聘渠道。</w:t>
            </w:r>
          </w:p>
          <w:p>
            <w:pPr>
              <w:pStyle w:val="6"/>
              <w:widowControl w:val="0"/>
              <w:numPr>
                <w:ilvl w:val="0"/>
                <w:numId w:val="0"/>
              </w:numPr>
              <w:jc w:val="both"/>
              <w:rPr>
                <w:rFonts w:hint="eastAsia" w:ascii="宋体" w:hAnsi="宋体" w:cstheme="minorEastAsia"/>
                <w:sz w:val="21"/>
                <w:szCs w:val="21"/>
              </w:rPr>
            </w:pPr>
            <w:r>
              <w:rPr>
                <w:rFonts w:hint="eastAsia" w:ascii="宋体" w:hAnsi="宋体" w:cstheme="minorEastAsia"/>
                <w:sz w:val="21"/>
                <w:szCs w:val="21"/>
                <w:lang w:val="en-US" w:eastAsia="zh-CN"/>
              </w:rPr>
              <w:t>2.</w:t>
            </w:r>
            <w:r>
              <w:rPr>
                <w:rFonts w:hint="eastAsia" w:ascii="宋体" w:hAnsi="宋体" w:cstheme="minorEastAsia"/>
                <w:sz w:val="21"/>
                <w:szCs w:val="21"/>
              </w:rPr>
              <w:t>负责实践生、实习生管理相关工作，负责相关实习证明审查及盖章申请；</w:t>
            </w:r>
          </w:p>
          <w:p>
            <w:pPr>
              <w:pStyle w:val="6"/>
              <w:widowControl w:val="0"/>
              <w:numPr>
                <w:ilvl w:val="0"/>
                <w:numId w:val="0"/>
              </w:numPr>
              <w:jc w:val="both"/>
              <w:rPr>
                <w:ins w:id="5" w:author="JUJUMAO" w:date="2020-09-28T14:06:00Z"/>
                <w:rFonts w:hint="eastAsia" w:ascii="宋体" w:hAnsi="宋体" w:cstheme="minorEastAsia"/>
                <w:sz w:val="21"/>
                <w:szCs w:val="21"/>
              </w:rPr>
            </w:pPr>
            <w:r>
              <w:rPr>
                <w:rFonts w:hint="eastAsia" w:ascii="宋体" w:hAnsi="宋体" w:cstheme="minorEastAsia"/>
                <w:sz w:val="21"/>
                <w:szCs w:val="21"/>
                <w:lang w:val="en-US" w:eastAsia="zh-CN"/>
              </w:rPr>
              <w:t>3.</w:t>
            </w:r>
            <w:r>
              <w:rPr>
                <w:rFonts w:hint="eastAsia" w:ascii="宋体" w:hAnsi="宋体" w:cstheme="minorEastAsia"/>
                <w:sz w:val="21"/>
                <w:szCs w:val="21"/>
              </w:rPr>
              <w:t>做好技术职级和职称评审管理有关工作；</w:t>
            </w:r>
          </w:p>
          <w:p>
            <w:pPr>
              <w:pStyle w:val="6"/>
              <w:widowControl w:val="0"/>
              <w:numPr>
                <w:ilvl w:val="0"/>
                <w:numId w:val="0"/>
              </w:numPr>
              <w:ind w:leftChars="0"/>
              <w:jc w:val="both"/>
              <w:rPr>
                <w:rFonts w:hint="eastAsia" w:ascii="宋体" w:hAnsi="宋体" w:cstheme="minorEastAsia"/>
                <w:sz w:val="21"/>
                <w:szCs w:val="21"/>
              </w:rPr>
            </w:pPr>
            <w:r>
              <w:rPr>
                <w:rFonts w:hint="eastAsia" w:ascii="宋体" w:hAnsi="宋体" w:cstheme="minorEastAsia"/>
                <w:sz w:val="21"/>
                <w:szCs w:val="21"/>
                <w:lang w:val="en-US" w:eastAsia="zh-CN"/>
              </w:rPr>
              <w:t>4.</w:t>
            </w:r>
            <w:r>
              <w:rPr>
                <w:rFonts w:hint="eastAsia" w:ascii="宋体" w:hAnsi="宋体" w:cstheme="minorEastAsia"/>
                <w:sz w:val="21"/>
                <w:szCs w:val="21"/>
              </w:rPr>
              <w:t>负责完善员工入职、转正、异动、离职等相关制度及流程手续；</w:t>
            </w:r>
          </w:p>
          <w:p>
            <w:pPr>
              <w:pStyle w:val="6"/>
              <w:widowControl w:val="0"/>
              <w:numPr>
                <w:ilvl w:val="0"/>
                <w:numId w:val="0"/>
              </w:numPr>
              <w:jc w:val="both"/>
            </w:pPr>
            <w:r>
              <w:rPr>
                <w:rFonts w:hint="eastAsia" w:ascii="宋体" w:hAnsi="宋体" w:cstheme="minorEastAsia"/>
                <w:sz w:val="21"/>
                <w:szCs w:val="21"/>
                <w:lang w:val="en-US" w:eastAsia="zh-CN"/>
              </w:rPr>
              <w:t>5.</w:t>
            </w:r>
            <w:r>
              <w:rPr>
                <w:rFonts w:hint="eastAsia" w:ascii="宋体" w:hAnsi="宋体" w:cstheme="minorEastAsia"/>
                <w:sz w:val="21"/>
                <w:szCs w:val="21"/>
              </w:rPr>
              <w:t>办理实习生及实践生等临时人员申请及到期处理</w:t>
            </w:r>
            <w:r>
              <w:rPr>
                <w:rFonts w:hint="eastAsia" w:ascii="宋体" w:hAnsi="宋体" w:cstheme="minorEastAsia"/>
                <w:sz w:val="21"/>
                <w:szCs w:val="21"/>
                <w:lang w:val="en-US" w:eastAsia="zh-CN"/>
              </w:rPr>
              <w:t>工作</w:t>
            </w:r>
            <w:r>
              <w:rPr>
                <w:rFonts w:hint="eastAsia"/>
              </w:rPr>
              <w:t>。</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1.人力资源相关专业；</w:t>
            </w:r>
          </w:p>
          <w:p>
            <w:pPr>
              <w:widowControl w:val="0"/>
              <w:jc w:val="both"/>
              <w:rPr>
                <w:rFonts w:ascii="宋体" w:hAnsi="宋体" w:cstheme="minorEastAsia"/>
                <w:sz w:val="21"/>
                <w:szCs w:val="21"/>
              </w:rPr>
            </w:pPr>
            <w:r>
              <w:rPr>
                <w:rFonts w:hint="eastAsia" w:ascii="宋体" w:hAnsi="宋体" w:cstheme="minorEastAsia"/>
                <w:sz w:val="21"/>
                <w:szCs w:val="21"/>
              </w:rPr>
              <w:t>2.具有1-3年人力资源相关工作经验；</w:t>
            </w:r>
          </w:p>
          <w:p>
            <w:pPr>
              <w:widowControl w:val="0"/>
              <w:jc w:val="both"/>
              <w:rPr>
                <w:rFonts w:ascii="宋体" w:hAnsi="宋体" w:cstheme="minorEastAsia"/>
                <w:sz w:val="21"/>
                <w:szCs w:val="21"/>
              </w:rPr>
            </w:pPr>
            <w:r>
              <w:rPr>
                <w:rFonts w:hint="eastAsia" w:ascii="宋体" w:hAnsi="宋体" w:cstheme="minorEastAsia"/>
                <w:sz w:val="21"/>
                <w:szCs w:val="21"/>
              </w:rPr>
              <w:t>3.能够准确的以口头、书面等方式进行工作部署或有效沟通，平衡组织内外部各种关系，确保组织目标完成；</w:t>
            </w:r>
          </w:p>
          <w:p>
            <w:pPr>
              <w:widowControl w:val="0"/>
              <w:jc w:val="both"/>
              <w:rPr>
                <w:rFonts w:ascii="宋体" w:hAnsi="宋体" w:cstheme="minorEastAsia"/>
                <w:sz w:val="21"/>
                <w:szCs w:val="21"/>
              </w:rPr>
            </w:pPr>
            <w:r>
              <w:rPr>
                <w:rFonts w:hint="eastAsia" w:ascii="宋体" w:hAnsi="宋体" w:cstheme="minorEastAsia"/>
                <w:sz w:val="21"/>
                <w:szCs w:val="21"/>
              </w:rPr>
              <w:t>4.能够很好的执行公司及部门的各项规章制度，以及完成领导交办的业务。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3" w:hRule="atLeast"/>
        </w:trPr>
        <w:tc>
          <w:tcPr>
            <w:tcW w:w="1875" w:type="dxa"/>
            <w:vAlign w:val="center"/>
          </w:tcPr>
          <w:p>
            <w:pPr>
              <w:widowControl w:val="0"/>
              <w:jc w:val="center"/>
              <w:rPr>
                <w:rFonts w:ascii="宋体" w:hAnsi="宋体" w:cstheme="minorEastAsia"/>
                <w:color w:val="FF0000"/>
                <w:sz w:val="21"/>
                <w:szCs w:val="21"/>
              </w:rPr>
            </w:pPr>
            <w:r>
              <w:rPr>
                <w:rFonts w:hint="eastAsia" w:ascii="宋体" w:hAnsi="宋体" w:cstheme="minorEastAsia"/>
                <w:sz w:val="21"/>
                <w:szCs w:val="21"/>
              </w:rPr>
              <w:t>销售经理</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2</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1.负责市场推广、销售渠道建设、经销商管理、回款管理等工作以及全流程管理；</w:t>
            </w:r>
          </w:p>
          <w:p>
            <w:pPr>
              <w:widowControl w:val="0"/>
              <w:jc w:val="both"/>
              <w:rPr>
                <w:rFonts w:ascii="宋体" w:hAnsi="宋体" w:cstheme="minorEastAsia"/>
                <w:sz w:val="21"/>
                <w:szCs w:val="21"/>
              </w:rPr>
            </w:pPr>
            <w:r>
              <w:rPr>
                <w:rFonts w:hint="eastAsia" w:ascii="宋体" w:hAnsi="宋体" w:cstheme="minorEastAsia"/>
                <w:sz w:val="21"/>
                <w:szCs w:val="21"/>
              </w:rPr>
              <w:t>2.负责市场开拓，市场分析，提交市场工作报告，以及营销战略规划、营销行动等方案的制订；</w:t>
            </w:r>
          </w:p>
          <w:p>
            <w:pPr>
              <w:widowControl w:val="0"/>
              <w:jc w:val="both"/>
              <w:rPr>
                <w:rFonts w:ascii="宋体" w:hAnsi="宋体" w:cstheme="minorEastAsia"/>
                <w:sz w:val="21"/>
                <w:szCs w:val="21"/>
              </w:rPr>
            </w:pPr>
            <w:r>
              <w:rPr>
                <w:rFonts w:hint="eastAsia" w:ascii="宋体" w:hAnsi="宋体" w:cstheme="minorEastAsia"/>
                <w:sz w:val="21"/>
                <w:szCs w:val="21"/>
              </w:rPr>
              <w:t>3.负责客户考察、拜访和关系维护工作。培训、提升省级经理的销售技能、业务知识等工作；</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1.掌握销售技能，具有市场开拓能力,熟悉招投标流程以及招投标方案编写能力。能够很好的执行公司及部门的各项规章制度；</w:t>
            </w:r>
          </w:p>
          <w:p>
            <w:pPr>
              <w:widowControl w:val="0"/>
              <w:jc w:val="both"/>
              <w:rPr>
                <w:rFonts w:ascii="宋体" w:hAnsi="宋体" w:cstheme="minorEastAsia"/>
                <w:sz w:val="21"/>
                <w:szCs w:val="21"/>
              </w:rPr>
            </w:pPr>
            <w:r>
              <w:rPr>
                <w:rFonts w:hint="eastAsia" w:ascii="宋体" w:hAnsi="宋体" w:cstheme="minorEastAsia"/>
                <w:sz w:val="21"/>
                <w:szCs w:val="21"/>
              </w:rPr>
              <w:t>2.能够准确的以口头、书面等方式进行工作部署,具有一定团队协作能力和管理能力，能够带领团队完成工作；</w:t>
            </w:r>
          </w:p>
          <w:p>
            <w:pPr>
              <w:widowControl w:val="0"/>
              <w:jc w:val="both"/>
              <w:rPr>
                <w:rFonts w:hint="eastAsia" w:ascii="宋体" w:hAnsi="宋体" w:cstheme="minorEastAsia"/>
                <w:sz w:val="21"/>
                <w:szCs w:val="21"/>
              </w:rPr>
            </w:pPr>
            <w:r>
              <w:rPr>
                <w:rFonts w:hint="eastAsia" w:ascii="宋体" w:hAnsi="宋体" w:cstheme="minorEastAsia"/>
                <w:sz w:val="21"/>
                <w:szCs w:val="21"/>
              </w:rPr>
              <w:t>3.身体健康，能够承受较大工作压力；</w:t>
            </w:r>
          </w:p>
          <w:p>
            <w:pPr>
              <w:widowControl w:val="0"/>
              <w:jc w:val="both"/>
              <w:rPr>
                <w:rFonts w:ascii="宋体" w:hAnsi="宋体" w:cstheme="minorEastAsia"/>
                <w:sz w:val="21"/>
                <w:szCs w:val="21"/>
              </w:rPr>
            </w:pPr>
            <w:r>
              <w:rPr>
                <w:rFonts w:hint="eastAsia" w:ascii="宋体" w:hAnsi="宋体" w:cstheme="minorEastAsia"/>
                <w:sz w:val="21"/>
                <w:szCs w:val="21"/>
                <w:lang w:val="en-US" w:eastAsia="zh-CN"/>
              </w:rPr>
              <w:t>4.薪资根据绩效，上不封顶。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1" w:hRule="atLeast"/>
        </w:trPr>
        <w:tc>
          <w:tcPr>
            <w:tcW w:w="1875"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项目经理</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2</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1.负责项目实施全过程管理，确保项目按时按质按量交付；</w:t>
            </w:r>
          </w:p>
          <w:p>
            <w:pPr>
              <w:widowControl w:val="0"/>
              <w:jc w:val="both"/>
              <w:rPr>
                <w:rFonts w:ascii="宋体" w:hAnsi="宋体" w:cstheme="minorEastAsia"/>
                <w:sz w:val="21"/>
                <w:szCs w:val="21"/>
              </w:rPr>
            </w:pPr>
            <w:r>
              <w:rPr>
                <w:rFonts w:hint="eastAsia" w:ascii="宋体" w:hAnsi="宋体" w:cstheme="minorEastAsia"/>
                <w:sz w:val="21"/>
                <w:szCs w:val="21"/>
              </w:rPr>
              <w:t>2.合理组织项目所需的各项资源，做好任务分配，确保项目正常实施；</w:t>
            </w:r>
          </w:p>
          <w:p>
            <w:pPr>
              <w:widowControl w:val="0"/>
              <w:jc w:val="both"/>
              <w:rPr>
                <w:rFonts w:ascii="宋体" w:hAnsi="宋体" w:cstheme="minorEastAsia"/>
                <w:sz w:val="21"/>
                <w:szCs w:val="21"/>
              </w:rPr>
            </w:pPr>
            <w:r>
              <w:rPr>
                <w:rFonts w:hint="eastAsia" w:ascii="宋体" w:hAnsi="宋体" w:cstheme="minorEastAsia"/>
                <w:sz w:val="21"/>
                <w:szCs w:val="21"/>
              </w:rPr>
              <w:t>3.及时发现并解决项目实施中的问题，保证项目组目标明确；</w:t>
            </w:r>
          </w:p>
          <w:p>
            <w:pPr>
              <w:widowControl w:val="0"/>
              <w:jc w:val="both"/>
              <w:rPr>
                <w:rFonts w:hint="eastAsia" w:ascii="宋体" w:hAnsi="宋体" w:eastAsia="宋体" w:cstheme="minorEastAsia"/>
                <w:sz w:val="21"/>
                <w:szCs w:val="21"/>
                <w:lang w:eastAsia="zh-CN"/>
              </w:rPr>
            </w:pPr>
            <w:r>
              <w:rPr>
                <w:rFonts w:hint="eastAsia" w:ascii="宋体" w:hAnsi="宋体" w:cstheme="minorEastAsia"/>
                <w:sz w:val="21"/>
                <w:szCs w:val="21"/>
              </w:rPr>
              <w:t>4.负责项目培训和售后服务工作</w:t>
            </w:r>
            <w:r>
              <w:rPr>
                <w:rFonts w:hint="eastAsia" w:ascii="宋体" w:hAnsi="宋体" w:cstheme="minorEastAsia"/>
                <w:sz w:val="21"/>
                <w:szCs w:val="21"/>
                <w:lang w:eastAsia="zh-CN"/>
              </w:rPr>
              <w:t>。</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1.计算机相关专业；</w:t>
            </w:r>
          </w:p>
          <w:p>
            <w:pPr>
              <w:widowControl w:val="0"/>
              <w:jc w:val="both"/>
              <w:rPr>
                <w:rFonts w:ascii="宋体" w:hAnsi="宋体" w:cstheme="minorEastAsia"/>
                <w:sz w:val="21"/>
                <w:szCs w:val="21"/>
              </w:rPr>
            </w:pPr>
            <w:r>
              <w:rPr>
                <w:rFonts w:hint="eastAsia" w:ascii="宋体" w:hAnsi="宋体" w:cstheme="minorEastAsia"/>
                <w:sz w:val="21"/>
                <w:szCs w:val="21"/>
              </w:rPr>
              <w:t>2.项目管理工作经验2年以上；</w:t>
            </w:r>
          </w:p>
          <w:p>
            <w:pPr>
              <w:widowControl w:val="0"/>
              <w:jc w:val="both"/>
              <w:rPr>
                <w:rFonts w:ascii="宋体" w:hAnsi="宋体" w:cstheme="minorEastAsia"/>
                <w:sz w:val="21"/>
                <w:szCs w:val="21"/>
              </w:rPr>
            </w:pPr>
            <w:r>
              <w:rPr>
                <w:rFonts w:hint="eastAsia" w:ascii="宋体" w:hAnsi="宋体" w:cstheme="minorEastAsia"/>
                <w:sz w:val="21"/>
                <w:szCs w:val="21"/>
              </w:rPr>
              <w:t>3.有较强的沟通能力和组织协调能力，能灵活运用敏捷和瀑布式项目管理技能，有较强的执行能力及抗压能力；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875"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产品经理</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3</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1.负责产品策划、调研和需求管理</w:t>
            </w:r>
            <w:r>
              <w:rPr>
                <w:rFonts w:hint="eastAsia" w:ascii="宋体" w:hAnsi="宋体" w:cstheme="minorEastAsia"/>
                <w:sz w:val="21"/>
                <w:szCs w:val="21"/>
                <w:lang w:eastAsia="zh-CN"/>
              </w:rPr>
              <w:t>、</w:t>
            </w:r>
            <w:r>
              <w:rPr>
                <w:rFonts w:hint="eastAsia" w:ascii="宋体" w:hAnsi="宋体" w:cstheme="minorEastAsia"/>
                <w:sz w:val="21"/>
                <w:szCs w:val="21"/>
              </w:rPr>
              <w:t>交互设计</w:t>
            </w:r>
            <w:r>
              <w:rPr>
                <w:rFonts w:hint="eastAsia" w:ascii="宋体" w:hAnsi="宋体" w:cstheme="minorEastAsia"/>
                <w:sz w:val="21"/>
                <w:szCs w:val="21"/>
                <w:lang w:val="en-US" w:eastAsia="zh-CN"/>
              </w:rPr>
              <w:t>等工作</w:t>
            </w:r>
            <w:r>
              <w:rPr>
                <w:rFonts w:hint="eastAsia" w:ascii="宋体" w:hAnsi="宋体" w:cstheme="minorEastAsia"/>
                <w:sz w:val="21"/>
                <w:szCs w:val="21"/>
              </w:rPr>
              <w:t>；</w:t>
            </w:r>
          </w:p>
          <w:p>
            <w:pPr>
              <w:widowControl w:val="0"/>
              <w:jc w:val="both"/>
              <w:rPr>
                <w:rFonts w:ascii="宋体" w:hAnsi="宋体" w:cstheme="minorEastAsia"/>
                <w:sz w:val="21"/>
                <w:szCs w:val="21"/>
              </w:rPr>
            </w:pPr>
            <w:r>
              <w:rPr>
                <w:rFonts w:hint="eastAsia" w:ascii="宋体" w:hAnsi="宋体" w:cstheme="minorEastAsia"/>
                <w:sz w:val="21"/>
                <w:szCs w:val="21"/>
              </w:rPr>
              <w:t>2.负责产品的迭代计划管理和实施计划管理，完成产品目标；</w:t>
            </w:r>
          </w:p>
          <w:p>
            <w:pPr>
              <w:widowControl w:val="0"/>
              <w:jc w:val="both"/>
              <w:rPr>
                <w:rFonts w:ascii="宋体" w:hAnsi="宋体" w:cstheme="minorEastAsia"/>
                <w:sz w:val="21"/>
                <w:szCs w:val="21"/>
              </w:rPr>
            </w:pPr>
            <w:r>
              <w:rPr>
                <w:rFonts w:hint="eastAsia" w:ascii="宋体" w:hAnsi="宋体" w:cstheme="minorEastAsia"/>
                <w:sz w:val="21"/>
                <w:szCs w:val="21"/>
              </w:rPr>
              <w:t>3.对售前、售后所需的产品进行创建、更新；</w:t>
            </w:r>
          </w:p>
          <w:p>
            <w:pPr>
              <w:widowControl w:val="0"/>
              <w:jc w:val="both"/>
              <w:rPr>
                <w:rFonts w:ascii="宋体" w:hAnsi="宋体" w:cstheme="minorEastAsia"/>
                <w:sz w:val="21"/>
                <w:szCs w:val="21"/>
              </w:rPr>
            </w:pPr>
            <w:r>
              <w:rPr>
                <w:rFonts w:hint="eastAsia" w:ascii="宋体" w:hAnsi="宋体" w:cstheme="minorEastAsia"/>
                <w:sz w:val="21"/>
                <w:szCs w:val="21"/>
              </w:rPr>
              <w:t>4.负责解决方案和产品的发展战略和开发计划</w:t>
            </w:r>
            <w:r>
              <w:rPr>
                <w:rFonts w:hint="eastAsia" w:ascii="宋体" w:hAnsi="宋体" w:cstheme="minorEastAsia"/>
                <w:sz w:val="21"/>
                <w:szCs w:val="21"/>
                <w:lang w:eastAsia="zh-CN"/>
              </w:rPr>
              <w:t>、</w:t>
            </w:r>
            <w:r>
              <w:rPr>
                <w:rFonts w:hint="eastAsia" w:ascii="宋体" w:hAnsi="宋体" w:cstheme="minorEastAsia"/>
                <w:sz w:val="21"/>
                <w:szCs w:val="21"/>
              </w:rPr>
              <w:t>上市推广</w:t>
            </w:r>
            <w:r>
              <w:rPr>
                <w:rFonts w:hint="eastAsia" w:ascii="宋体" w:hAnsi="宋体" w:cstheme="minorEastAsia"/>
                <w:sz w:val="21"/>
                <w:szCs w:val="21"/>
                <w:lang w:val="en-US" w:eastAsia="zh-CN"/>
              </w:rPr>
              <w:t>等</w:t>
            </w:r>
            <w:r>
              <w:rPr>
                <w:rFonts w:hint="eastAsia" w:ascii="宋体" w:hAnsi="宋体" w:cstheme="minorEastAsia"/>
                <w:sz w:val="21"/>
                <w:szCs w:val="21"/>
              </w:rPr>
              <w:t>工作；</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1.计算机相关专业；</w:t>
            </w:r>
          </w:p>
          <w:p>
            <w:pPr>
              <w:widowControl w:val="0"/>
              <w:jc w:val="both"/>
              <w:rPr>
                <w:rFonts w:ascii="宋体" w:hAnsi="宋体" w:cstheme="minorEastAsia"/>
                <w:sz w:val="21"/>
                <w:szCs w:val="21"/>
              </w:rPr>
            </w:pPr>
            <w:r>
              <w:rPr>
                <w:rFonts w:hint="eastAsia" w:ascii="宋体" w:hAnsi="宋体" w:cstheme="minorEastAsia"/>
                <w:sz w:val="21"/>
                <w:szCs w:val="21"/>
              </w:rPr>
              <w:t>2.3年以上产品经理工作经验；</w:t>
            </w:r>
          </w:p>
          <w:p>
            <w:pPr>
              <w:widowControl w:val="0"/>
              <w:jc w:val="both"/>
              <w:rPr>
                <w:rFonts w:ascii="宋体" w:hAnsi="宋体" w:cstheme="minorEastAsia"/>
                <w:sz w:val="21"/>
                <w:szCs w:val="21"/>
              </w:rPr>
            </w:pPr>
            <w:r>
              <w:rPr>
                <w:rFonts w:hint="eastAsia" w:ascii="宋体" w:hAnsi="宋体" w:cstheme="minorEastAsia"/>
                <w:sz w:val="21"/>
                <w:szCs w:val="21"/>
              </w:rPr>
              <w:t>3.有严密的逻辑思维，对产品的流程设计、功能设计、交互设计考虑全面，对需求的理解力强，对产品的细节把控到位；</w:t>
            </w:r>
          </w:p>
          <w:p>
            <w:pPr>
              <w:widowControl w:val="0"/>
              <w:jc w:val="both"/>
              <w:rPr>
                <w:rFonts w:ascii="宋体" w:hAnsi="宋体" w:cstheme="minorEastAsia"/>
                <w:sz w:val="21"/>
                <w:szCs w:val="21"/>
              </w:rPr>
            </w:pPr>
            <w:r>
              <w:rPr>
                <w:rFonts w:hint="eastAsia" w:ascii="宋体" w:hAnsi="宋体" w:cstheme="minorEastAsia"/>
                <w:sz w:val="21"/>
                <w:szCs w:val="21"/>
              </w:rPr>
              <w:t>4.熟悉各类流程设计、产品设计工具。思维活跃，对新事物有抽丝剥茧的兴趣和创新思维；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1" w:hRule="atLeast"/>
        </w:trPr>
        <w:tc>
          <w:tcPr>
            <w:tcW w:w="1875" w:type="dxa"/>
            <w:vAlign w:val="center"/>
          </w:tcPr>
          <w:p>
            <w:pPr>
              <w:widowControl w:val="0"/>
              <w:jc w:val="center"/>
              <w:rPr>
                <w:rFonts w:ascii="宋体" w:hAnsi="宋体" w:cstheme="minorEastAsia"/>
                <w:color w:val="FF0000"/>
                <w:sz w:val="21"/>
                <w:szCs w:val="21"/>
              </w:rPr>
            </w:pPr>
            <w:r>
              <w:rPr>
                <w:rFonts w:hint="eastAsia" w:ascii="宋体" w:hAnsi="宋体" w:cstheme="minorEastAsia"/>
                <w:sz w:val="21"/>
                <w:szCs w:val="21"/>
              </w:rPr>
              <w:t>客户经理</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1</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1.负责制定详细的海外营销推广计划及预算，落实线上/线下品牌建设与推广。负责发展国内及国外经销商，并保持沟通联系；</w:t>
            </w:r>
          </w:p>
          <w:p>
            <w:pPr>
              <w:widowControl w:val="0"/>
              <w:jc w:val="both"/>
              <w:rPr>
                <w:rFonts w:ascii="宋体" w:hAnsi="宋体" w:cstheme="minorEastAsia"/>
                <w:sz w:val="21"/>
                <w:szCs w:val="21"/>
              </w:rPr>
            </w:pPr>
            <w:r>
              <w:rPr>
                <w:rFonts w:hint="eastAsia" w:ascii="宋体" w:hAnsi="宋体" w:cstheme="minorEastAsia"/>
                <w:sz w:val="21"/>
                <w:szCs w:val="21"/>
              </w:rPr>
              <w:t>2.负责海外目标市场信息收集，海外选举业务标书制作；</w:t>
            </w:r>
          </w:p>
          <w:p>
            <w:pPr>
              <w:widowControl w:val="0"/>
              <w:jc w:val="both"/>
              <w:rPr>
                <w:rFonts w:ascii="宋体" w:hAnsi="宋体" w:cstheme="minorEastAsia"/>
                <w:sz w:val="21"/>
                <w:szCs w:val="21"/>
              </w:rPr>
            </w:pPr>
            <w:r>
              <w:rPr>
                <w:rFonts w:hint="eastAsia" w:ascii="宋体" w:hAnsi="宋体" w:cstheme="minorEastAsia"/>
                <w:sz w:val="21"/>
                <w:szCs w:val="21"/>
              </w:rPr>
              <w:t>3.针对客户需求，负责定制解决方案，并持续进行完善优化。负责方案宣讲和演示工作。</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1.外语、市场相关专业；</w:t>
            </w:r>
          </w:p>
          <w:p>
            <w:pPr>
              <w:widowControl w:val="0"/>
              <w:jc w:val="both"/>
              <w:rPr>
                <w:rFonts w:ascii="宋体" w:hAnsi="宋体" w:cstheme="minorEastAsia"/>
                <w:sz w:val="21"/>
                <w:szCs w:val="21"/>
              </w:rPr>
            </w:pPr>
            <w:r>
              <w:rPr>
                <w:rFonts w:hint="eastAsia" w:ascii="宋体" w:hAnsi="宋体" w:cstheme="minorEastAsia"/>
                <w:sz w:val="21"/>
                <w:szCs w:val="21"/>
              </w:rPr>
              <w:t>2.具备英语阅读、写作、沟通交流能力，能够准确的以口头、书面等方式进行工作部署或有效沟通，能快速把握工作要领；</w:t>
            </w:r>
          </w:p>
          <w:p>
            <w:pPr>
              <w:widowControl w:val="0"/>
              <w:jc w:val="both"/>
              <w:rPr>
                <w:rFonts w:ascii="宋体" w:hAnsi="宋体" w:cstheme="minorEastAsia"/>
                <w:sz w:val="21"/>
                <w:szCs w:val="21"/>
              </w:rPr>
            </w:pPr>
            <w:r>
              <w:rPr>
                <w:rFonts w:hint="eastAsia" w:ascii="宋体" w:hAnsi="宋体" w:cstheme="minorEastAsia"/>
                <w:sz w:val="21"/>
                <w:szCs w:val="21"/>
              </w:rPr>
              <w:t>3.能够很好的执行公司及部门的各项规章制度，提前完成各项工作任务。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1875"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创新孵化专员</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2</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本科及以上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1.进行种子业务创新工作,提供技术、管理、业务等方面的支撑；</w:t>
            </w:r>
          </w:p>
          <w:p>
            <w:pPr>
              <w:widowControl w:val="0"/>
              <w:jc w:val="both"/>
              <w:rPr>
                <w:rFonts w:ascii="宋体" w:hAnsi="宋体" w:cstheme="minorEastAsia"/>
                <w:sz w:val="21"/>
                <w:szCs w:val="21"/>
              </w:rPr>
            </w:pPr>
            <w:r>
              <w:rPr>
                <w:rFonts w:hint="eastAsia" w:ascii="宋体" w:hAnsi="宋体" w:cstheme="minorEastAsia"/>
                <w:sz w:val="21"/>
                <w:szCs w:val="21"/>
              </w:rPr>
              <w:t>2.制定切实可行的种子业务孵化制度</w:t>
            </w:r>
            <w:r>
              <w:rPr>
                <w:rFonts w:hint="eastAsia" w:ascii="宋体" w:hAnsi="宋体" w:cstheme="minorEastAsia"/>
                <w:sz w:val="21"/>
                <w:szCs w:val="21"/>
                <w:lang w:eastAsia="zh-CN"/>
              </w:rPr>
              <w:t>，</w:t>
            </w:r>
            <w:r>
              <w:rPr>
                <w:rFonts w:hint="eastAsia" w:ascii="宋体" w:hAnsi="宋体" w:cstheme="minorEastAsia"/>
                <w:sz w:val="21"/>
                <w:szCs w:val="21"/>
              </w:rPr>
              <w:t>建设与完善创新体系，挖掘更多种子业务；</w:t>
            </w:r>
          </w:p>
          <w:p>
            <w:pPr>
              <w:widowControl w:val="0"/>
              <w:jc w:val="both"/>
              <w:rPr>
                <w:rFonts w:hint="eastAsia" w:ascii="宋体" w:hAnsi="宋体" w:eastAsia="宋体" w:cstheme="minorEastAsia"/>
                <w:sz w:val="21"/>
                <w:szCs w:val="21"/>
                <w:lang w:eastAsia="zh-CN"/>
              </w:rPr>
            </w:pPr>
            <w:r>
              <w:rPr>
                <w:rFonts w:hint="eastAsia" w:ascii="宋体" w:hAnsi="宋体" w:cstheme="minorEastAsia"/>
                <w:sz w:val="21"/>
                <w:szCs w:val="21"/>
              </w:rPr>
              <w:t>3.负责对外部技术和产品进行调研，完成与新技术调研有关的其他工作</w:t>
            </w:r>
            <w:r>
              <w:rPr>
                <w:rFonts w:hint="eastAsia" w:ascii="宋体" w:hAnsi="宋体" w:cstheme="minorEastAsia"/>
                <w:sz w:val="21"/>
                <w:szCs w:val="21"/>
                <w:lang w:eastAsia="zh-CN"/>
              </w:rPr>
              <w:t>。</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1.计算机相关专业；</w:t>
            </w:r>
          </w:p>
          <w:p>
            <w:pPr>
              <w:widowControl w:val="0"/>
              <w:jc w:val="both"/>
              <w:rPr>
                <w:rFonts w:ascii="宋体" w:hAnsi="宋体" w:cstheme="minorEastAsia"/>
                <w:sz w:val="21"/>
                <w:szCs w:val="21"/>
              </w:rPr>
            </w:pPr>
            <w:r>
              <w:rPr>
                <w:rFonts w:hint="eastAsia" w:ascii="宋体" w:hAnsi="宋体" w:cstheme="minorEastAsia"/>
                <w:sz w:val="21"/>
                <w:szCs w:val="21"/>
              </w:rPr>
              <w:t>2.1-3年产品经理工作经验；</w:t>
            </w:r>
          </w:p>
          <w:p>
            <w:pPr>
              <w:widowControl w:val="0"/>
              <w:jc w:val="both"/>
              <w:rPr>
                <w:rFonts w:ascii="宋体" w:hAnsi="宋体" w:cstheme="minorEastAsia"/>
                <w:sz w:val="21"/>
                <w:szCs w:val="21"/>
              </w:rPr>
            </w:pPr>
            <w:r>
              <w:rPr>
                <w:rFonts w:hint="eastAsia" w:ascii="宋体" w:hAnsi="宋体" w:cstheme="minorEastAsia"/>
                <w:sz w:val="21"/>
                <w:szCs w:val="21"/>
              </w:rPr>
              <w:t>3.有严密的逻辑思维，对产品的流程设计、功能设计、交互设计考虑全面，思维活跃，对新事物有抽丝剥茧的兴趣和创新思维；</w:t>
            </w:r>
          </w:p>
          <w:p>
            <w:pPr>
              <w:widowControl w:val="0"/>
              <w:jc w:val="both"/>
              <w:rPr>
                <w:rFonts w:ascii="宋体" w:hAnsi="宋体" w:cstheme="minorEastAsia"/>
                <w:sz w:val="21"/>
                <w:szCs w:val="21"/>
              </w:rPr>
            </w:pPr>
            <w:r>
              <w:rPr>
                <w:rFonts w:hint="eastAsia" w:ascii="宋体" w:hAnsi="宋体" w:cstheme="minorEastAsia"/>
                <w:sz w:val="21"/>
                <w:szCs w:val="21"/>
              </w:rPr>
              <w:t>4.熟悉各类流程设计、产品设计工具，对需求的理解力强，对产品的细节把控到位；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9" w:hRule="atLeast"/>
        </w:trPr>
        <w:tc>
          <w:tcPr>
            <w:tcW w:w="1875"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外观结构工程师</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1</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1.负责产品样品的设计制作以及产品首次批量生产的质量控制和验收等工作；</w:t>
            </w:r>
          </w:p>
          <w:p>
            <w:pPr>
              <w:widowControl w:val="0"/>
              <w:jc w:val="both"/>
              <w:rPr>
                <w:rFonts w:ascii="宋体" w:hAnsi="宋体" w:cstheme="minorEastAsia"/>
                <w:sz w:val="21"/>
                <w:szCs w:val="21"/>
              </w:rPr>
            </w:pPr>
            <w:r>
              <w:rPr>
                <w:rFonts w:hint="eastAsia" w:ascii="宋体" w:hAnsi="宋体" w:cstheme="minorEastAsia"/>
                <w:sz w:val="21"/>
                <w:szCs w:val="21"/>
              </w:rPr>
              <w:t>2.负责产品的物料采购、零部件生产及调试等工作；</w:t>
            </w:r>
          </w:p>
          <w:p>
            <w:pPr>
              <w:widowControl w:val="0"/>
              <w:jc w:val="both"/>
              <w:rPr>
                <w:rFonts w:ascii="宋体" w:hAnsi="宋体" w:cstheme="minorEastAsia"/>
                <w:sz w:val="21"/>
                <w:szCs w:val="21"/>
              </w:rPr>
            </w:pPr>
            <w:r>
              <w:rPr>
                <w:rFonts w:hint="eastAsia" w:ascii="宋体" w:hAnsi="宋体" w:cstheme="minorEastAsia"/>
                <w:sz w:val="21"/>
                <w:szCs w:val="21"/>
              </w:rPr>
              <w:t>3.负责产品各类技术文档的制定和移交；</w:t>
            </w:r>
          </w:p>
          <w:p>
            <w:pPr>
              <w:widowControl w:val="0"/>
              <w:jc w:val="both"/>
              <w:rPr>
                <w:rFonts w:ascii="宋体" w:hAnsi="宋体" w:cstheme="minorEastAsia"/>
                <w:sz w:val="21"/>
                <w:szCs w:val="21"/>
              </w:rPr>
            </w:pPr>
            <w:r>
              <w:rPr>
                <w:rFonts w:hint="eastAsia" w:ascii="宋体" w:hAnsi="宋体" w:cstheme="minorEastAsia"/>
                <w:sz w:val="21"/>
                <w:szCs w:val="21"/>
              </w:rPr>
              <w:t>4.负责产品外观结构保障工作，进行售前技术支持及需求分析和版本管理。</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1.机械设计、模具、工业设计等相关专业；</w:t>
            </w:r>
          </w:p>
          <w:p>
            <w:pPr>
              <w:widowControl w:val="0"/>
              <w:jc w:val="both"/>
              <w:rPr>
                <w:rFonts w:ascii="宋体" w:hAnsi="宋体" w:cstheme="minorEastAsia"/>
                <w:sz w:val="21"/>
                <w:szCs w:val="21"/>
              </w:rPr>
            </w:pPr>
            <w:r>
              <w:rPr>
                <w:rFonts w:hint="eastAsia" w:ascii="宋体" w:hAnsi="宋体" w:cstheme="minorEastAsia"/>
                <w:sz w:val="21"/>
                <w:szCs w:val="21"/>
                <w:lang w:val="en-US" w:eastAsia="zh-CN"/>
              </w:rPr>
              <w:t>2</w:t>
            </w:r>
            <w:r>
              <w:rPr>
                <w:rFonts w:hint="eastAsia" w:ascii="宋体" w:hAnsi="宋体" w:cstheme="minorEastAsia"/>
                <w:sz w:val="21"/>
                <w:szCs w:val="21"/>
              </w:rPr>
              <w:t>.1年以上工业设计或产品结构设计工作经验；</w:t>
            </w:r>
          </w:p>
          <w:p>
            <w:pPr>
              <w:widowControl w:val="0"/>
              <w:jc w:val="both"/>
              <w:rPr>
                <w:rFonts w:ascii="宋体" w:hAnsi="宋体" w:cstheme="minorEastAsia"/>
                <w:sz w:val="21"/>
                <w:szCs w:val="21"/>
              </w:rPr>
            </w:pPr>
            <w:r>
              <w:rPr>
                <w:rFonts w:hint="eastAsia" w:ascii="宋体" w:hAnsi="宋体" w:cstheme="minorEastAsia"/>
                <w:sz w:val="21"/>
                <w:szCs w:val="21"/>
                <w:lang w:val="en-US" w:eastAsia="zh-CN"/>
              </w:rPr>
              <w:t>3</w:t>
            </w:r>
            <w:r>
              <w:rPr>
                <w:rFonts w:hint="eastAsia" w:ascii="宋体" w:hAnsi="宋体" w:cstheme="minorEastAsia"/>
                <w:sz w:val="21"/>
                <w:szCs w:val="21"/>
              </w:rPr>
              <w:t>.熟悉相关领域设计标准及规范，具备独立完成设计开发的能力；</w:t>
            </w:r>
          </w:p>
          <w:p>
            <w:pPr>
              <w:widowControl w:val="0"/>
              <w:jc w:val="both"/>
              <w:rPr>
                <w:rFonts w:ascii="宋体" w:hAnsi="宋体" w:cstheme="minorEastAsia"/>
                <w:sz w:val="21"/>
                <w:szCs w:val="21"/>
              </w:rPr>
            </w:pPr>
            <w:r>
              <w:rPr>
                <w:rFonts w:hint="eastAsia" w:ascii="宋体" w:hAnsi="宋体" w:cstheme="minorEastAsia"/>
                <w:sz w:val="21"/>
                <w:szCs w:val="21"/>
                <w:lang w:val="en-US" w:eastAsia="zh-CN"/>
              </w:rPr>
              <w:t>4</w:t>
            </w:r>
            <w:r>
              <w:rPr>
                <w:rFonts w:hint="eastAsia" w:ascii="宋体" w:hAnsi="宋体" w:cstheme="minorEastAsia"/>
                <w:sz w:val="21"/>
                <w:szCs w:val="21"/>
              </w:rPr>
              <w:t>.具备较好的沟通协调能力，能够平衡组织内外部各种关系，达成产品的设计目标。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875" w:type="dxa"/>
            <w:vAlign w:val="center"/>
          </w:tcPr>
          <w:p>
            <w:pPr>
              <w:widowControl w:val="0"/>
              <w:jc w:val="center"/>
              <w:rPr>
                <w:rFonts w:ascii="宋体" w:hAnsi="宋体" w:cstheme="minorEastAsia"/>
                <w:sz w:val="21"/>
                <w:szCs w:val="21"/>
              </w:rPr>
            </w:pPr>
            <w:r>
              <w:rPr>
                <w:rFonts w:ascii="宋体" w:hAnsi="宋体" w:cstheme="minorEastAsia"/>
                <w:sz w:val="21"/>
                <w:szCs w:val="21"/>
              </w:rPr>
              <w:t>事务助理</w:t>
            </w:r>
          </w:p>
        </w:tc>
        <w:tc>
          <w:tcPr>
            <w:tcW w:w="862"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1</w:t>
            </w:r>
          </w:p>
        </w:tc>
        <w:tc>
          <w:tcPr>
            <w:tcW w:w="1838" w:type="dxa"/>
            <w:vAlign w:val="center"/>
          </w:tcPr>
          <w:p>
            <w:pPr>
              <w:widowControl w:val="0"/>
              <w:jc w:val="center"/>
              <w:rPr>
                <w:rFonts w:ascii="宋体" w:hAnsi="宋体" w:cstheme="minorEastAsia"/>
                <w:sz w:val="21"/>
                <w:szCs w:val="21"/>
              </w:rPr>
            </w:pPr>
            <w:r>
              <w:rPr>
                <w:rFonts w:hint="eastAsia" w:ascii="宋体" w:hAnsi="宋体" w:cstheme="minorEastAsia"/>
                <w:sz w:val="21"/>
                <w:szCs w:val="21"/>
              </w:rPr>
              <w:t>本科以上</w:t>
            </w:r>
          </w:p>
        </w:tc>
        <w:tc>
          <w:tcPr>
            <w:tcW w:w="4362" w:type="dxa"/>
          </w:tcPr>
          <w:p>
            <w:pPr>
              <w:widowControl w:val="0"/>
              <w:jc w:val="both"/>
              <w:rPr>
                <w:rFonts w:ascii="宋体" w:hAnsi="宋体" w:cstheme="minorEastAsia"/>
                <w:sz w:val="21"/>
                <w:szCs w:val="21"/>
              </w:rPr>
            </w:pPr>
            <w:r>
              <w:rPr>
                <w:rFonts w:hint="eastAsia" w:ascii="宋体" w:hAnsi="宋体" w:cstheme="minorEastAsia"/>
                <w:sz w:val="21"/>
                <w:szCs w:val="21"/>
              </w:rPr>
              <w:t>1.进行目标管理相关工作，完成产品及服务回访</w:t>
            </w:r>
            <w:r>
              <w:rPr>
                <w:rFonts w:hint="eastAsia" w:ascii="宋体" w:hAnsi="宋体" w:cstheme="minorEastAsia"/>
                <w:sz w:val="21"/>
                <w:szCs w:val="21"/>
                <w:lang w:eastAsia="zh-CN"/>
              </w:rPr>
              <w:t>、</w:t>
            </w:r>
            <w:r>
              <w:rPr>
                <w:rFonts w:hint="eastAsia" w:ascii="宋体" w:hAnsi="宋体" w:cstheme="minorEastAsia"/>
                <w:sz w:val="21"/>
                <w:szCs w:val="21"/>
              </w:rPr>
              <w:t>执行情况检查工作；</w:t>
            </w:r>
          </w:p>
          <w:p>
            <w:pPr>
              <w:widowControl w:val="0"/>
              <w:jc w:val="both"/>
              <w:rPr>
                <w:rFonts w:ascii="宋体" w:hAnsi="宋体" w:cstheme="minorEastAsia"/>
                <w:sz w:val="21"/>
                <w:szCs w:val="21"/>
              </w:rPr>
            </w:pPr>
            <w:r>
              <w:rPr>
                <w:rFonts w:hint="eastAsia" w:ascii="宋体" w:hAnsi="宋体" w:cstheme="minorEastAsia"/>
                <w:sz w:val="21"/>
                <w:szCs w:val="21"/>
              </w:rPr>
              <w:t>2.负责产品部资源服务器的管理与维护，</w:t>
            </w:r>
            <w:r>
              <w:rPr>
                <w:rFonts w:hint="eastAsia" w:ascii="宋体" w:hAnsi="宋体" w:cstheme="minorEastAsia"/>
                <w:sz w:val="21"/>
                <w:szCs w:val="21"/>
                <w:lang w:val="en-US" w:eastAsia="zh-CN"/>
              </w:rPr>
              <w:t>相</w:t>
            </w:r>
            <w:r>
              <w:rPr>
                <w:rFonts w:hint="eastAsia" w:ascii="宋体" w:hAnsi="宋体" w:cstheme="minorEastAsia"/>
                <w:sz w:val="21"/>
                <w:szCs w:val="21"/>
              </w:rPr>
              <w:t>关物资的采购及整理；</w:t>
            </w:r>
          </w:p>
          <w:p>
            <w:pPr>
              <w:widowControl w:val="0"/>
              <w:jc w:val="both"/>
              <w:rPr>
                <w:rFonts w:ascii="宋体" w:hAnsi="宋体" w:cstheme="minorEastAsia"/>
                <w:sz w:val="21"/>
                <w:szCs w:val="21"/>
              </w:rPr>
            </w:pPr>
            <w:r>
              <w:rPr>
                <w:rFonts w:hint="eastAsia" w:ascii="宋体" w:hAnsi="宋体" w:cstheme="minorEastAsia"/>
                <w:sz w:val="21"/>
                <w:szCs w:val="21"/>
              </w:rPr>
              <w:t>3.负责内部培训资料的存档管理，各级文件的整理及归档工作；</w:t>
            </w:r>
          </w:p>
          <w:p>
            <w:pPr>
              <w:widowControl w:val="0"/>
              <w:jc w:val="both"/>
              <w:rPr>
                <w:rFonts w:ascii="宋体" w:hAnsi="宋体" w:cstheme="minorEastAsia"/>
                <w:sz w:val="21"/>
                <w:szCs w:val="21"/>
              </w:rPr>
            </w:pPr>
            <w:r>
              <w:rPr>
                <w:rFonts w:hint="eastAsia" w:ascii="宋体" w:hAnsi="宋体" w:cstheme="minorEastAsia"/>
                <w:sz w:val="21"/>
                <w:szCs w:val="21"/>
              </w:rPr>
              <w:t>4.负责人员信息管理，出差情况的统计与管理。</w:t>
            </w:r>
          </w:p>
        </w:tc>
        <w:tc>
          <w:tcPr>
            <w:tcW w:w="5738" w:type="dxa"/>
          </w:tcPr>
          <w:p>
            <w:pPr>
              <w:widowControl w:val="0"/>
              <w:jc w:val="both"/>
              <w:rPr>
                <w:rFonts w:ascii="宋体" w:hAnsi="宋体" w:cstheme="minorEastAsia"/>
                <w:sz w:val="21"/>
                <w:szCs w:val="21"/>
              </w:rPr>
            </w:pPr>
            <w:r>
              <w:rPr>
                <w:rFonts w:hint="eastAsia" w:ascii="宋体" w:hAnsi="宋体" w:cstheme="minorEastAsia"/>
                <w:sz w:val="21"/>
                <w:szCs w:val="21"/>
              </w:rPr>
              <w:t>1.计算机相关专业；</w:t>
            </w:r>
          </w:p>
          <w:p>
            <w:pPr>
              <w:widowControl w:val="0"/>
              <w:jc w:val="both"/>
              <w:rPr>
                <w:rFonts w:ascii="宋体" w:hAnsi="宋体" w:cstheme="minorEastAsia"/>
                <w:sz w:val="21"/>
                <w:szCs w:val="21"/>
              </w:rPr>
            </w:pPr>
            <w:r>
              <w:rPr>
                <w:rFonts w:hint="eastAsia" w:ascii="宋体" w:hAnsi="宋体" w:cstheme="minorEastAsia"/>
                <w:sz w:val="21"/>
                <w:szCs w:val="21"/>
              </w:rPr>
              <w:t>2.具备1-3年事务助理相关工作经验；</w:t>
            </w:r>
          </w:p>
          <w:p>
            <w:pPr>
              <w:widowControl w:val="0"/>
              <w:jc w:val="both"/>
              <w:rPr>
                <w:rFonts w:ascii="宋体" w:hAnsi="宋体" w:cstheme="minorEastAsia"/>
                <w:sz w:val="21"/>
                <w:szCs w:val="21"/>
              </w:rPr>
            </w:pPr>
            <w:r>
              <w:rPr>
                <w:rFonts w:hint="eastAsia" w:ascii="宋体" w:hAnsi="宋体" w:cstheme="minorEastAsia"/>
                <w:sz w:val="21"/>
                <w:szCs w:val="21"/>
              </w:rPr>
              <w:t>3.能够准确的以口头、书面等方式进行工作部署或有效沟通，平衡组织内外部各种关系，确保组织目标完成；</w:t>
            </w:r>
          </w:p>
          <w:p>
            <w:pPr>
              <w:widowControl w:val="0"/>
              <w:jc w:val="both"/>
              <w:rPr>
                <w:rFonts w:ascii="宋体" w:hAnsi="宋体" w:cstheme="minorEastAsia"/>
                <w:sz w:val="21"/>
                <w:szCs w:val="21"/>
              </w:rPr>
            </w:pPr>
            <w:r>
              <w:rPr>
                <w:rFonts w:hint="eastAsia" w:ascii="宋体" w:hAnsi="宋体" w:cstheme="minorEastAsia"/>
                <w:sz w:val="21"/>
                <w:szCs w:val="21"/>
              </w:rPr>
              <w:t>4.能够很好的执行公司及部门的各项规章制度，提前完成各项工作任务。</w:t>
            </w:r>
          </w:p>
        </w:tc>
      </w:tr>
    </w:tbl>
    <w:p>
      <w:pPr>
        <w:rPr>
          <w:rFonts w:hint="eastAsia"/>
          <w:sz w:val="24"/>
          <w:szCs w:val="24"/>
        </w:rPr>
      </w:pPr>
      <w:r>
        <w:rPr>
          <w:rFonts w:hint="eastAsia"/>
          <w:sz w:val="24"/>
          <w:szCs w:val="24"/>
        </w:rPr>
        <w:t>应聘要求（适用于以上所有岗位）：</w:t>
      </w:r>
    </w:p>
    <w:p>
      <w:pPr>
        <w:rPr>
          <w:rFonts w:hint="eastAsia"/>
          <w:sz w:val="24"/>
          <w:szCs w:val="24"/>
        </w:rPr>
      </w:pPr>
      <w:r>
        <w:rPr>
          <w:rFonts w:hint="eastAsia"/>
          <w:sz w:val="24"/>
          <w:szCs w:val="24"/>
        </w:rPr>
        <w:t>1.学习能力强，专业基础知识扎实，成绩优秀，英语四级以上；</w:t>
      </w:r>
    </w:p>
    <w:p>
      <w:pPr>
        <w:rPr>
          <w:rFonts w:hint="eastAsia"/>
          <w:sz w:val="24"/>
          <w:szCs w:val="24"/>
        </w:rPr>
      </w:pPr>
      <w:r>
        <w:rPr>
          <w:rFonts w:hint="eastAsia"/>
          <w:sz w:val="24"/>
          <w:szCs w:val="24"/>
        </w:rPr>
        <w:t>2.有良好的沟通、协作能力，有责任心，能承受一定的工作压力；</w:t>
      </w:r>
    </w:p>
    <w:p>
      <w:pPr>
        <w:rPr>
          <w:rFonts w:hint="eastAsia"/>
          <w:sz w:val="24"/>
          <w:szCs w:val="24"/>
        </w:rPr>
      </w:pPr>
      <w:r>
        <w:rPr>
          <w:rFonts w:hint="eastAsia"/>
          <w:sz w:val="24"/>
          <w:szCs w:val="24"/>
        </w:rPr>
        <w:t>3.身心健康，能吃苦，能适应出差；</w:t>
      </w:r>
    </w:p>
    <w:p>
      <w:pPr>
        <w:rPr>
          <w:rFonts w:hint="eastAsia"/>
          <w:sz w:val="24"/>
          <w:szCs w:val="24"/>
        </w:rPr>
      </w:pPr>
      <w:r>
        <w:rPr>
          <w:rFonts w:hint="eastAsia"/>
          <w:sz w:val="24"/>
          <w:szCs w:val="24"/>
        </w:rPr>
        <w:t>4.有相关工作经验者优先。</w:t>
      </w:r>
    </w:p>
    <w:p>
      <w:pPr>
        <w:rPr>
          <w:rFonts w:hint="eastAsia"/>
          <w:sz w:val="24"/>
          <w:szCs w:val="24"/>
        </w:rPr>
      </w:pPr>
      <w:r>
        <w:rPr>
          <w:rFonts w:hint="eastAsia"/>
          <w:sz w:val="24"/>
          <w:szCs w:val="24"/>
        </w:rPr>
        <w:t>二、简历投递及通知方式</w:t>
      </w:r>
    </w:p>
    <w:p>
      <w:pPr>
        <w:rPr>
          <w:rFonts w:hint="eastAsia"/>
          <w:sz w:val="24"/>
          <w:szCs w:val="24"/>
        </w:rPr>
      </w:pPr>
      <w:r>
        <w:rPr>
          <w:rFonts w:hint="eastAsia"/>
          <w:sz w:val="24"/>
          <w:szCs w:val="24"/>
        </w:rPr>
        <w:t>应届毕业生：可通过公司招聘门户网站：</w:t>
      </w:r>
      <w:r>
        <w:rPr>
          <w:rFonts w:hint="eastAsia" w:ascii="宋体" w:hAnsi="宋体" w:eastAsia="宋体" w:cs="宋体"/>
          <w:b/>
          <w:bCs/>
          <w:sz w:val="24"/>
          <w:szCs w:val="24"/>
          <w:u w:val="single"/>
        </w:rPr>
        <w:t>http://casit.hirede.com</w:t>
      </w:r>
      <w:r>
        <w:rPr>
          <w:rFonts w:hint="eastAsia"/>
          <w:b/>
          <w:bCs/>
          <w:sz w:val="24"/>
          <w:szCs w:val="24"/>
        </w:rPr>
        <w:t>“校园招聘</w:t>
      </w:r>
      <w:r>
        <w:rPr>
          <w:rFonts w:hint="eastAsia"/>
          <w:sz w:val="24"/>
          <w:szCs w:val="24"/>
        </w:rPr>
        <w:t>”板块投递个人应聘简历；</w:t>
      </w:r>
    </w:p>
    <w:p>
      <w:pPr>
        <w:rPr>
          <w:rFonts w:hint="eastAsia"/>
          <w:sz w:val="24"/>
          <w:szCs w:val="24"/>
        </w:rPr>
      </w:pPr>
      <w:r>
        <w:rPr>
          <w:rFonts w:hint="eastAsia"/>
          <w:sz w:val="24"/>
          <w:szCs w:val="24"/>
        </w:rPr>
        <w:t>公司将于收到应聘信息后择优通知面试具体事项。</w:t>
      </w:r>
    </w:p>
    <w:sectPr>
      <w:pgSz w:w="16838" w:h="11906" w:orient="landscape"/>
      <w:pgMar w:top="851" w:right="1134" w:bottom="709" w:left="1100" w:header="720" w:footer="720"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UJUMAO">
    <w15:presenceInfo w15:providerId="None" w15:userId="JUJUMAO"/>
  </w15:person>
  <w15:person w15:author="danci">
    <w15:presenceInfo w15:providerId="None" w15:userId="danc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D4453F"/>
    <w:rsid w:val="00031E94"/>
    <w:rsid w:val="00081BA8"/>
    <w:rsid w:val="0008702E"/>
    <w:rsid w:val="00095595"/>
    <w:rsid w:val="000D7943"/>
    <w:rsid w:val="000F72D0"/>
    <w:rsid w:val="000F7437"/>
    <w:rsid w:val="0012076A"/>
    <w:rsid w:val="00160AFC"/>
    <w:rsid w:val="001761A0"/>
    <w:rsid w:val="001A7C82"/>
    <w:rsid w:val="00225D05"/>
    <w:rsid w:val="0026120C"/>
    <w:rsid w:val="00263C93"/>
    <w:rsid w:val="002D228C"/>
    <w:rsid w:val="00400C32"/>
    <w:rsid w:val="004278DB"/>
    <w:rsid w:val="00490358"/>
    <w:rsid w:val="004919D9"/>
    <w:rsid w:val="0053507C"/>
    <w:rsid w:val="005833C7"/>
    <w:rsid w:val="005956DE"/>
    <w:rsid w:val="006729D6"/>
    <w:rsid w:val="0068045D"/>
    <w:rsid w:val="006A6A0A"/>
    <w:rsid w:val="006D032F"/>
    <w:rsid w:val="006F73BF"/>
    <w:rsid w:val="007322B4"/>
    <w:rsid w:val="00745539"/>
    <w:rsid w:val="0075248F"/>
    <w:rsid w:val="007962B0"/>
    <w:rsid w:val="00796EBE"/>
    <w:rsid w:val="007A436E"/>
    <w:rsid w:val="007B3AE1"/>
    <w:rsid w:val="007C5A99"/>
    <w:rsid w:val="008279D5"/>
    <w:rsid w:val="00857541"/>
    <w:rsid w:val="00884B38"/>
    <w:rsid w:val="0088742A"/>
    <w:rsid w:val="00A37EEF"/>
    <w:rsid w:val="00A840DB"/>
    <w:rsid w:val="00AE6A23"/>
    <w:rsid w:val="00B70AB6"/>
    <w:rsid w:val="00B74182"/>
    <w:rsid w:val="00B90B3B"/>
    <w:rsid w:val="00BB0803"/>
    <w:rsid w:val="00C52D26"/>
    <w:rsid w:val="00C5469D"/>
    <w:rsid w:val="00C83AEE"/>
    <w:rsid w:val="00C912E5"/>
    <w:rsid w:val="00C97B17"/>
    <w:rsid w:val="00CA5662"/>
    <w:rsid w:val="00CD1832"/>
    <w:rsid w:val="00CE26B5"/>
    <w:rsid w:val="00CE36E0"/>
    <w:rsid w:val="00D07D95"/>
    <w:rsid w:val="00D24187"/>
    <w:rsid w:val="00D40444"/>
    <w:rsid w:val="00D80A0B"/>
    <w:rsid w:val="00D835EA"/>
    <w:rsid w:val="00DA40BD"/>
    <w:rsid w:val="00DA78FC"/>
    <w:rsid w:val="00E22661"/>
    <w:rsid w:val="00EC02D3"/>
    <w:rsid w:val="00EC10C7"/>
    <w:rsid w:val="00EC1EF1"/>
    <w:rsid w:val="00EE12D1"/>
    <w:rsid w:val="00FC6C4F"/>
    <w:rsid w:val="017C1E92"/>
    <w:rsid w:val="02D72E58"/>
    <w:rsid w:val="07FA417E"/>
    <w:rsid w:val="089024E4"/>
    <w:rsid w:val="09DD752A"/>
    <w:rsid w:val="09F4076D"/>
    <w:rsid w:val="0B5852F6"/>
    <w:rsid w:val="0C032A3A"/>
    <w:rsid w:val="12B40A3F"/>
    <w:rsid w:val="131D2539"/>
    <w:rsid w:val="1427607F"/>
    <w:rsid w:val="144F59FD"/>
    <w:rsid w:val="171B266A"/>
    <w:rsid w:val="1C6B473E"/>
    <w:rsid w:val="1D677785"/>
    <w:rsid w:val="1D8C0066"/>
    <w:rsid w:val="1FEE3568"/>
    <w:rsid w:val="23286287"/>
    <w:rsid w:val="236D3DC2"/>
    <w:rsid w:val="26565819"/>
    <w:rsid w:val="26872E49"/>
    <w:rsid w:val="2A6C4C22"/>
    <w:rsid w:val="2C591F0B"/>
    <w:rsid w:val="2CAB00C4"/>
    <w:rsid w:val="2D023658"/>
    <w:rsid w:val="2D4A75BB"/>
    <w:rsid w:val="2DA1724F"/>
    <w:rsid w:val="317C70A4"/>
    <w:rsid w:val="359316C0"/>
    <w:rsid w:val="374B26AA"/>
    <w:rsid w:val="389F6059"/>
    <w:rsid w:val="38A60562"/>
    <w:rsid w:val="3A555F69"/>
    <w:rsid w:val="3C4E3509"/>
    <w:rsid w:val="3C7D06BE"/>
    <w:rsid w:val="4031423C"/>
    <w:rsid w:val="41AC3F0D"/>
    <w:rsid w:val="477E282C"/>
    <w:rsid w:val="49D4453F"/>
    <w:rsid w:val="49EC700D"/>
    <w:rsid w:val="4A9930B5"/>
    <w:rsid w:val="4B172B7C"/>
    <w:rsid w:val="4CCB29D6"/>
    <w:rsid w:val="4E1B116C"/>
    <w:rsid w:val="4F121C50"/>
    <w:rsid w:val="53492B34"/>
    <w:rsid w:val="53F52970"/>
    <w:rsid w:val="593E3586"/>
    <w:rsid w:val="5B597E25"/>
    <w:rsid w:val="5D235C35"/>
    <w:rsid w:val="5EFD7017"/>
    <w:rsid w:val="6063100E"/>
    <w:rsid w:val="62291F31"/>
    <w:rsid w:val="66873103"/>
    <w:rsid w:val="68BA5945"/>
    <w:rsid w:val="6A2D5873"/>
    <w:rsid w:val="6AE97C3E"/>
    <w:rsid w:val="73B806BC"/>
    <w:rsid w:val="75E54AAF"/>
    <w:rsid w:val="76FD59FF"/>
    <w:rsid w:val="772D78D1"/>
    <w:rsid w:val="7A082E4C"/>
    <w:rsid w:val="7E401B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7"/>
    <w:qFormat/>
    <w:uiPriority w:val="0"/>
    <w:rPr>
      <w:sz w:val="18"/>
      <w:szCs w:val="18"/>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6">
    <w:name w:val="List Paragraph"/>
    <w:basedOn w:val="1"/>
    <w:qFormat/>
    <w:uiPriority w:val="99"/>
    <w:pPr>
      <w:ind w:firstLine="420" w:firstLineChars="200"/>
    </w:pPr>
  </w:style>
  <w:style w:type="character" w:customStyle="1" w:styleId="7">
    <w:name w:val="批注框文本 Char"/>
    <w:basedOn w:val="5"/>
    <w:link w:val="2"/>
    <w:qFormat/>
    <w:uiPriority w:val="0"/>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JUJUMAO</Company>
  <Pages>10</Pages>
  <Words>1992</Words>
  <Characters>11359</Characters>
  <Lines>94</Lines>
  <Paragraphs>26</Paragraphs>
  <TotalTime>6</TotalTime>
  <ScaleCrop>false</ScaleCrop>
  <LinksUpToDate>false</LinksUpToDate>
  <CharactersWithSpaces>13325</CharactersWithSpaces>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2020-09-28T05:50:00Z</dcterms:created>
  <dc:creator>danci</dc:creator>
  <cp:lastModifiedBy>danci</cp:lastModifiedBy>
  <dcterms:modified xsi:type="dcterms:W3CDTF">2020-10-10T01:36:43Z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